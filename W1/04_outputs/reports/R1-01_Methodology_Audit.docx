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84782" w14:textId="77777777" w:rsidR="00AD2610" w:rsidRPr="00FE1FE5" w:rsidRDefault="00F26012">
      <w:pPr>
        <w:spacing w:before="3200" w:after="200"/>
        <w:jc w:val="center"/>
        <w:rPr>
          <w:rFonts w:asciiTheme="majorBidi" w:hAnsiTheme="majorBidi" w:cstheme="majorBidi"/>
        </w:rPr>
      </w:pPr>
      <w:commentRangeStart w:id="0"/>
      <w:r w:rsidRPr="00FE1FE5">
        <w:rPr>
          <w:rFonts w:asciiTheme="majorBidi" w:hAnsiTheme="majorBidi" w:cstheme="majorBidi"/>
          <w:caps/>
          <w:color w:val="6B7280"/>
          <w:spacing w:val="40"/>
          <w:sz w:val="20"/>
          <w:szCs w:val="20"/>
        </w:rPr>
        <w:t xml:space="preserve">PHD </w:t>
      </w:r>
      <w:commentRangeEnd w:id="0"/>
      <w:r w:rsidR="006045FE">
        <w:rPr>
          <w:rStyle w:val="CommentReference"/>
          <w:rtl/>
        </w:rPr>
        <w:commentReference w:id="0"/>
      </w:r>
      <w:r w:rsidRPr="00FE1FE5">
        <w:rPr>
          <w:rFonts w:asciiTheme="majorBidi" w:hAnsiTheme="majorBidi" w:cstheme="majorBidi"/>
          <w:caps/>
          <w:color w:val="6B7280"/>
          <w:spacing w:val="40"/>
          <w:sz w:val="20"/>
          <w:szCs w:val="20"/>
        </w:rPr>
        <w:t>THESIS WORKING ROUND 1</w:t>
      </w:r>
    </w:p>
    <w:p w14:paraId="371C0E75" w14:textId="77777777" w:rsidR="00AD2610" w:rsidRPr="00FE1FE5" w:rsidRDefault="00F26012">
      <w:pPr>
        <w:spacing w:after="160"/>
        <w:jc w:val="center"/>
        <w:rPr>
          <w:rFonts w:asciiTheme="majorBidi" w:hAnsiTheme="majorBidi" w:cstheme="majorBidi"/>
        </w:rPr>
      </w:pPr>
      <w:commentRangeStart w:id="1"/>
      <w:r w:rsidRPr="00FE1FE5">
        <w:rPr>
          <w:rFonts w:asciiTheme="majorBidi" w:eastAsia="Calibri Light" w:hAnsiTheme="majorBidi" w:cstheme="majorBidi"/>
          <w:b/>
          <w:bCs/>
          <w:color w:val="1F4E79"/>
          <w:sz w:val="52"/>
          <w:szCs w:val="52"/>
        </w:rPr>
        <w:t>Sensor-based Recyclables Collection Planning</w:t>
      </w:r>
      <w:commentRangeEnd w:id="1"/>
      <w:r w:rsidR="006045FE">
        <w:rPr>
          <w:rStyle w:val="CommentReference"/>
        </w:rPr>
        <w:commentReference w:id="1"/>
      </w:r>
    </w:p>
    <w:p w14:paraId="4A637C3D" w14:textId="77777777" w:rsidR="00AD2610" w:rsidRPr="00FE1FE5" w:rsidRDefault="00F26012">
      <w:pPr>
        <w:spacing w:after="500"/>
        <w:jc w:val="center"/>
        <w:rPr>
          <w:rFonts w:asciiTheme="majorBidi" w:hAnsiTheme="majorBidi" w:cstheme="majorBidi"/>
        </w:rPr>
      </w:pPr>
      <w:commentRangeStart w:id="2"/>
      <w:r w:rsidRPr="00FE1FE5">
        <w:rPr>
          <w:rFonts w:asciiTheme="majorBidi" w:eastAsia="Calibri Light" w:hAnsiTheme="majorBidi" w:cstheme="majorBidi"/>
          <w:color w:val="2E74B5"/>
          <w:sz w:val="30"/>
          <w:szCs w:val="30"/>
        </w:rPr>
        <w:t>Methodology audit and data-grounded work plan</w:t>
      </w:r>
      <w:commentRangeEnd w:id="2"/>
      <w:r w:rsidR="006045FE">
        <w:rPr>
          <w:rStyle w:val="CommentReference"/>
        </w:rPr>
        <w:commentReference w:id="2"/>
      </w:r>
    </w:p>
    <w:p w14:paraId="65A212EA" w14:textId="77777777" w:rsidR="00AD2610" w:rsidRPr="00FE1FE5" w:rsidRDefault="00AD2610">
      <w:pPr>
        <w:pBdr>
          <w:top w:val="single" w:sz="8" w:space="0" w:color="9CB3D4"/>
        </w:pBdr>
        <w:spacing w:before="200" w:after="120"/>
        <w:jc w:val="center"/>
        <w:rPr>
          <w:rFonts w:asciiTheme="majorBidi" w:hAnsiTheme="majorBidi" w:cstheme="majorBidi"/>
        </w:rPr>
      </w:pPr>
    </w:p>
    <w:p w14:paraId="5AEDC2E0" w14:textId="77777777" w:rsidR="00B74458" w:rsidRDefault="00F26012">
      <w:pPr>
        <w:spacing w:after="80"/>
        <w:jc w:val="center"/>
        <w:rPr>
          <w:ins w:id="3" w:author="esi esi Keyvanloo" w:date="2026-08-10T19:44:00Z" w16du:dateUtc="2026-08-10T18:44:00Z"/>
          <w:rFonts w:asciiTheme="majorBidi" w:hAnsiTheme="majorBidi" w:cstheme="majorBidi"/>
        </w:rPr>
      </w:pPr>
      <w:commentRangeStart w:id="4"/>
      <w:r w:rsidRPr="00FE1FE5">
        <w:rPr>
          <w:rFonts w:asciiTheme="majorBidi" w:hAnsiTheme="majorBidi" w:cstheme="majorBidi"/>
        </w:rPr>
        <w:t>Esmaeil Keyvanloo</w:t>
      </w:r>
      <w:del w:id="5" w:author="esi esi Keyvanloo" w:date="2026-08-10T19:44:00Z" w16du:dateUtc="2026-08-10T18:44:00Z">
        <w:r w:rsidRPr="00FE1FE5" w:rsidDel="00B74458">
          <w:rPr>
            <w:rFonts w:asciiTheme="majorBidi" w:hAnsiTheme="majorBidi" w:cstheme="majorBidi"/>
          </w:rPr>
          <w:delText xml:space="preserve">  ·  </w:delText>
        </w:r>
      </w:del>
      <w:commentRangeEnd w:id="4"/>
      <w:r w:rsidR="006045FE">
        <w:rPr>
          <w:rStyle w:val="CommentReference"/>
        </w:rPr>
        <w:commentReference w:id="4"/>
      </w:r>
    </w:p>
    <w:p w14:paraId="15BC8449" w14:textId="3F8E8E16" w:rsidR="00AD2610" w:rsidRPr="00FE1FE5" w:rsidRDefault="00F26012">
      <w:pPr>
        <w:spacing w:after="80"/>
        <w:jc w:val="center"/>
        <w:rPr>
          <w:rFonts w:asciiTheme="majorBidi" w:hAnsiTheme="majorBidi" w:cstheme="majorBidi"/>
        </w:rPr>
      </w:pPr>
      <w:commentRangeStart w:id="6"/>
      <w:r w:rsidRPr="00FE1FE5">
        <w:rPr>
          <w:rFonts w:asciiTheme="majorBidi" w:hAnsiTheme="majorBidi" w:cstheme="majorBidi"/>
        </w:rPr>
        <w:t>Rio Maior case study</w:t>
      </w:r>
      <w:commentRangeEnd w:id="6"/>
      <w:r w:rsidR="00237EF9">
        <w:rPr>
          <w:rStyle w:val="CommentReference"/>
        </w:rPr>
        <w:commentReference w:id="6"/>
      </w:r>
    </w:p>
    <w:p w14:paraId="7C2B9FDC" w14:textId="77777777" w:rsidR="00AD2610" w:rsidRPr="00FE1FE5" w:rsidRDefault="00F26012">
      <w:pPr>
        <w:spacing w:after="80"/>
        <w:jc w:val="center"/>
        <w:rPr>
          <w:rFonts w:asciiTheme="majorBidi" w:hAnsiTheme="majorBidi" w:cstheme="majorBidi"/>
        </w:rPr>
      </w:pPr>
      <w:commentRangeStart w:id="7"/>
      <w:r w:rsidRPr="00FE1FE5">
        <w:rPr>
          <w:rFonts w:asciiTheme="majorBidi" w:hAnsiTheme="majorBidi" w:cstheme="majorBidi"/>
          <w:color w:val="6B7280"/>
          <w:sz w:val="19"/>
          <w:szCs w:val="19"/>
        </w:rPr>
        <w:t>Prepared with the project knowledge base (Brain) as source of truth</w:t>
      </w:r>
      <w:commentRangeEnd w:id="7"/>
      <w:r w:rsidR="00237EF9">
        <w:rPr>
          <w:rStyle w:val="CommentReference"/>
        </w:rPr>
        <w:commentReference w:id="7"/>
      </w:r>
    </w:p>
    <w:p w14:paraId="30A0B5BB" w14:textId="77777777" w:rsidR="00AD2610" w:rsidRPr="00FE1FE5" w:rsidRDefault="00F26012">
      <w:pPr>
        <w:jc w:val="center"/>
        <w:rPr>
          <w:rFonts w:asciiTheme="majorBidi" w:hAnsiTheme="majorBidi" w:cstheme="majorBidi"/>
        </w:rPr>
      </w:pPr>
      <w:commentRangeStart w:id="8"/>
      <w:r w:rsidRPr="00FE1FE5">
        <w:rPr>
          <w:rFonts w:asciiTheme="majorBidi" w:hAnsiTheme="majorBidi" w:cstheme="majorBidi"/>
          <w:color w:val="6B7280"/>
          <w:sz w:val="19"/>
          <w:szCs w:val="19"/>
        </w:rPr>
        <w:t>August 2026  ·  Report R1-01</w:t>
      </w:r>
      <w:commentRangeEnd w:id="8"/>
      <w:r w:rsidR="00237EF9">
        <w:rPr>
          <w:rStyle w:val="CommentReference"/>
        </w:rPr>
        <w:commentReference w:id="8"/>
      </w:r>
    </w:p>
    <w:p w14:paraId="206895AF" w14:textId="77777777" w:rsidR="00AD2610" w:rsidRPr="00FE1FE5" w:rsidRDefault="00AD2610">
      <w:pPr>
        <w:rPr>
          <w:rFonts w:asciiTheme="majorBidi" w:hAnsiTheme="majorBidi" w:cstheme="majorBidi"/>
        </w:rPr>
        <w:sectPr w:rsidR="00AD2610" w:rsidRPr="00FE1FE5">
          <w:pgSz w:w="11906" w:h="16838"/>
          <w:pgMar w:top="1440" w:right="1440" w:bottom="1440" w:left="1440" w:header="708" w:footer="708" w:gutter="0"/>
          <w:cols w:space="720"/>
          <w:titlePg/>
          <w:docGrid w:linePitch="360"/>
        </w:sectPr>
      </w:pPr>
    </w:p>
    <w:p w14:paraId="674330BD" w14:textId="77777777" w:rsidR="00AD2610" w:rsidRPr="00FE1FE5" w:rsidRDefault="00F26012">
      <w:pPr>
        <w:pStyle w:val="Heading1"/>
        <w:pageBreakBefore/>
        <w:rPr>
          <w:rFonts w:asciiTheme="majorBidi" w:hAnsiTheme="majorBidi" w:cstheme="majorBidi"/>
        </w:rPr>
      </w:pPr>
      <w:bookmarkStart w:id="9" w:name="_Toc237211456"/>
      <w:commentRangeStart w:id="10"/>
      <w:r w:rsidRPr="00FE1FE5">
        <w:rPr>
          <w:rFonts w:asciiTheme="majorBidi" w:eastAsia="Calibri Light" w:hAnsiTheme="majorBidi" w:cstheme="majorBidi"/>
          <w:b/>
          <w:bCs/>
          <w:color w:val="1F4E79"/>
        </w:rPr>
        <w:lastRenderedPageBreak/>
        <w:t>Contents</w:t>
      </w:r>
      <w:bookmarkEnd w:id="9"/>
      <w:commentRangeEnd w:id="10"/>
      <w:r w:rsidR="0003477F">
        <w:rPr>
          <w:rStyle w:val="CommentReference"/>
          <w:color w:val="1F2937"/>
        </w:rPr>
        <w:commentReference w:id="10"/>
      </w:r>
    </w:p>
    <w:sdt>
      <w:sdtPr>
        <w:rPr>
          <w:rFonts w:asciiTheme="majorBidi" w:hAnsiTheme="majorBidi" w:cstheme="majorBidi"/>
        </w:rPr>
        <w:alias w:val="Contents"/>
        <w:id w:val="2078393792"/>
      </w:sdtPr>
      <w:sdtContent>
        <w:commentRangeStart w:id="11" w:displacedByCustomXml="prev"/>
        <w:commentRangeStart w:id="12" w:displacedByCustomXml="prev"/>
        <w:commentRangeStart w:id="13" w:displacedByCustomXml="prev"/>
        <w:commentRangeStart w:id="14" w:displacedByCustomXml="prev"/>
        <w:p w14:paraId="7452E492" w14:textId="3A6B4893"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r w:rsidRPr="00FE1FE5">
            <w:rPr>
              <w:rFonts w:asciiTheme="majorBidi" w:hAnsiTheme="majorBidi" w:cstheme="majorBidi"/>
            </w:rPr>
            <w:fldChar w:fldCharType="begin"/>
          </w:r>
          <w:r w:rsidRPr="00FE1FE5">
            <w:rPr>
              <w:rFonts w:asciiTheme="majorBidi" w:hAnsiTheme="majorBidi" w:cstheme="majorBidi"/>
            </w:rPr>
            <w:instrText>TOC \h \o "1-2"</w:instrText>
          </w:r>
          <w:r w:rsidRPr="00FE1FE5">
            <w:rPr>
              <w:rFonts w:asciiTheme="majorBidi" w:hAnsiTheme="majorBidi" w:cstheme="majorBidi"/>
            </w:rPr>
            <w:fldChar w:fldCharType="separate"/>
          </w:r>
          <w:hyperlink w:anchor="_Toc237211456" w:history="1">
            <w:r w:rsidRPr="00FE1FE5">
              <w:rPr>
                <w:rStyle w:val="Hyperlink"/>
                <w:rFonts w:asciiTheme="majorBidi" w:eastAsia="Calibri Light" w:hAnsiTheme="majorBidi" w:cstheme="majorBidi"/>
                <w:b/>
                <w:bCs/>
                <w:noProof/>
              </w:rPr>
              <w:t>Contents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_Toc237211456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i</w:t>
            </w:r>
            <w:r w:rsidRPr="00FE1FE5">
              <w:rPr>
                <w:rFonts w:asciiTheme="majorBidi" w:hAnsiTheme="majorBidi" w:cstheme="majorBidi"/>
                <w:noProof/>
              </w:rPr>
              <w:fldChar w:fldCharType="end"/>
            </w:r>
          </w:hyperlink>
        </w:p>
        <w:p w14:paraId="2B17ABF4" w14:textId="33C65378"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57" w:history="1">
            <w:r w:rsidRPr="00FE1FE5">
              <w:rPr>
                <w:rStyle w:val="Hyperlink"/>
                <w:rFonts w:asciiTheme="majorBidi" w:eastAsia="Calibri Light" w:hAnsiTheme="majorBidi" w:cstheme="majorBidi"/>
                <w:b/>
                <w:bCs/>
                <w:noProof/>
              </w:rPr>
              <w:t>Tables, figures and equations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_Toc237211457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ii</w:t>
            </w:r>
            <w:r w:rsidRPr="00FE1FE5">
              <w:rPr>
                <w:rFonts w:asciiTheme="majorBidi" w:hAnsiTheme="majorBidi" w:cstheme="majorBidi"/>
                <w:noProof/>
              </w:rPr>
              <w:fldChar w:fldCharType="end"/>
            </w:r>
          </w:hyperlink>
        </w:p>
        <w:p w14:paraId="462C6D4E" w14:textId="084EBB9A"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58" w:history="1">
            <w:r w:rsidRPr="00FE1FE5">
              <w:rPr>
                <w:rStyle w:val="Hyperlink"/>
                <w:rFonts w:asciiTheme="majorBidi" w:eastAsia="Calibri Light" w:hAnsiTheme="majorBidi" w:cstheme="majorBidi"/>
                <w:b/>
                <w:bCs/>
                <w:noProof/>
              </w:rPr>
              <w:t>Abbreviations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_Toc237211458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iii</w:t>
            </w:r>
            <w:r w:rsidRPr="00FE1FE5">
              <w:rPr>
                <w:rFonts w:asciiTheme="majorBidi" w:hAnsiTheme="majorBidi" w:cstheme="majorBidi"/>
                <w:noProof/>
              </w:rPr>
              <w:fldChar w:fldCharType="end"/>
            </w:r>
          </w:hyperlink>
        </w:p>
        <w:p w14:paraId="316A35FC" w14:textId="737488A9"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59" w:history="1">
            <w:r w:rsidRPr="00FE1FE5">
              <w:rPr>
                <w:rStyle w:val="Hyperlink"/>
                <w:rFonts w:asciiTheme="majorBidi" w:eastAsia="Calibri Light" w:hAnsiTheme="majorBidi" w:cstheme="majorBidi"/>
                <w:b/>
                <w:bCs/>
                <w:noProof/>
              </w:rPr>
              <w:t>Executive summary</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_Toc237211459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iv</w:t>
            </w:r>
            <w:r w:rsidRPr="00FE1FE5">
              <w:rPr>
                <w:rFonts w:asciiTheme="majorBidi" w:hAnsiTheme="majorBidi" w:cstheme="majorBidi"/>
                <w:noProof/>
              </w:rPr>
              <w:fldChar w:fldCharType="end"/>
            </w:r>
          </w:hyperlink>
        </w:p>
        <w:p w14:paraId="52A5C68F" w14:textId="4C7A0EA9"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60" w:history="1">
            <w:r w:rsidRPr="00FE1FE5">
              <w:rPr>
                <w:rStyle w:val="Hyperlink"/>
                <w:rFonts w:asciiTheme="majorBidi" w:eastAsia="Calibri Light" w:hAnsiTheme="majorBidi" w:cstheme="majorBidi"/>
                <w:b/>
                <w:bCs/>
                <w:noProof/>
              </w:rPr>
              <w:t>1.  Problem and context</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_Toc237211460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w:t>
            </w:r>
            <w:r w:rsidRPr="00FE1FE5">
              <w:rPr>
                <w:rFonts w:asciiTheme="majorBidi" w:hAnsiTheme="majorBidi" w:cstheme="majorBidi"/>
                <w:noProof/>
              </w:rPr>
              <w:fldChar w:fldCharType="end"/>
            </w:r>
          </w:hyperlink>
        </w:p>
        <w:p w14:paraId="3CBF36C3" w14:textId="3CF284CA"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61" w:history="1">
            <w:r w:rsidRPr="00FE1FE5">
              <w:rPr>
                <w:rStyle w:val="Hyperlink"/>
                <w:rFonts w:asciiTheme="majorBidi" w:eastAsia="Calibri Light" w:hAnsiTheme="majorBidi" w:cstheme="majorBidi"/>
                <w:b/>
                <w:bCs/>
                <w:noProof/>
              </w:rPr>
              <w:t>1.1  The operational problem</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_Toc237211461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w:t>
            </w:r>
            <w:r w:rsidRPr="00FE1FE5">
              <w:rPr>
                <w:rFonts w:asciiTheme="majorBidi" w:hAnsiTheme="majorBidi" w:cstheme="majorBidi"/>
                <w:noProof/>
              </w:rPr>
              <w:fldChar w:fldCharType="end"/>
            </w:r>
          </w:hyperlink>
        </w:p>
        <w:p w14:paraId="0EA4B660" w14:textId="3FDE89DF"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62" w:history="1">
            <w:r w:rsidRPr="00FE1FE5">
              <w:rPr>
                <w:rStyle w:val="Hyperlink"/>
                <w:rFonts w:asciiTheme="majorBidi" w:eastAsia="Calibri Light" w:hAnsiTheme="majorBidi" w:cstheme="majorBidi"/>
                <w:b/>
                <w:bCs/>
                <w:noProof/>
              </w:rPr>
              <w:t>1.2  Research question and scope</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_Toc237211462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w:t>
            </w:r>
            <w:r w:rsidRPr="00FE1FE5">
              <w:rPr>
                <w:rFonts w:asciiTheme="majorBidi" w:hAnsiTheme="majorBidi" w:cstheme="majorBidi"/>
                <w:noProof/>
              </w:rPr>
              <w:fldChar w:fldCharType="end"/>
            </w:r>
          </w:hyperlink>
        </w:p>
        <w:p w14:paraId="5FF54B0D" w14:textId="0245F29C"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63" w:history="1">
            <w:r w:rsidRPr="00FE1FE5">
              <w:rPr>
                <w:rStyle w:val="Hyperlink"/>
                <w:rFonts w:asciiTheme="majorBidi" w:eastAsia="Calibri Light" w:hAnsiTheme="majorBidi" w:cstheme="majorBidi"/>
                <w:b/>
                <w:bCs/>
                <w:noProof/>
              </w:rPr>
              <w:t>2.  Data foundation</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_Toc237211463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2</w:t>
            </w:r>
            <w:r w:rsidRPr="00FE1FE5">
              <w:rPr>
                <w:rFonts w:asciiTheme="majorBidi" w:hAnsiTheme="majorBidi" w:cstheme="majorBidi"/>
                <w:noProof/>
              </w:rPr>
              <w:fldChar w:fldCharType="end"/>
            </w:r>
          </w:hyperlink>
        </w:p>
        <w:p w14:paraId="604D2B2E" w14:textId="4E86B4C9"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64" w:history="1">
            <w:r w:rsidRPr="00FE1FE5">
              <w:rPr>
                <w:rStyle w:val="Hyperlink"/>
                <w:rFonts w:asciiTheme="majorBidi" w:eastAsia="Calibri Light" w:hAnsiTheme="majorBidi" w:cstheme="majorBidi"/>
                <w:b/>
                <w:bCs/>
                <w:noProof/>
              </w:rPr>
              <w:t>2.1  What exists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_Toc237211464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2</w:t>
            </w:r>
            <w:r w:rsidRPr="00FE1FE5">
              <w:rPr>
                <w:rFonts w:asciiTheme="majorBidi" w:hAnsiTheme="majorBidi" w:cstheme="majorBidi"/>
                <w:noProof/>
              </w:rPr>
              <w:fldChar w:fldCharType="end"/>
            </w:r>
          </w:hyperlink>
        </w:p>
        <w:p w14:paraId="0B7E6E6A" w14:textId="438E7B15"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65" w:history="1">
            <w:r w:rsidRPr="00FE1FE5">
              <w:rPr>
                <w:rStyle w:val="Hyperlink"/>
                <w:rFonts w:asciiTheme="majorBidi" w:eastAsia="Calibri Light" w:hAnsiTheme="majorBidi" w:cstheme="majorBidi"/>
                <w:b/>
                <w:bCs/>
                <w:noProof/>
              </w:rPr>
              <w:t>2.2  Known defects and their consequences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_Toc237211465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2</w:t>
            </w:r>
            <w:r w:rsidRPr="00FE1FE5">
              <w:rPr>
                <w:rFonts w:asciiTheme="majorBidi" w:hAnsiTheme="majorBidi" w:cstheme="majorBidi"/>
                <w:noProof/>
              </w:rPr>
              <w:fldChar w:fldCharType="end"/>
            </w:r>
          </w:hyperlink>
        </w:p>
        <w:p w14:paraId="0C5E7ECD" w14:textId="50452577"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66" w:history="1">
            <w:r w:rsidRPr="00FE1FE5">
              <w:rPr>
                <w:rStyle w:val="Hyperlink"/>
                <w:rFonts w:asciiTheme="majorBidi" w:eastAsia="Calibri Light" w:hAnsiTheme="majorBidi" w:cstheme="majorBidi"/>
                <w:b/>
                <w:bCs/>
                <w:noProof/>
              </w:rPr>
              <w:t>2.3  Spatial picture</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_Toc237211466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3</w:t>
            </w:r>
            <w:r w:rsidRPr="00FE1FE5">
              <w:rPr>
                <w:rFonts w:asciiTheme="majorBidi" w:hAnsiTheme="majorBidi" w:cstheme="majorBidi"/>
                <w:noProof/>
              </w:rPr>
              <w:fldChar w:fldCharType="end"/>
            </w:r>
          </w:hyperlink>
        </w:p>
        <w:p w14:paraId="20332AFB" w14:textId="2FB91080"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67" w:history="1">
            <w:r w:rsidRPr="00FE1FE5">
              <w:rPr>
                <w:rStyle w:val="Hyperlink"/>
                <w:rFonts w:asciiTheme="majorBidi" w:eastAsia="Calibri Light" w:hAnsiTheme="majorBidi" w:cstheme="majorBidi"/>
                <w:b/>
                <w:bCs/>
                <w:noProof/>
              </w:rPr>
              <w:t>3.  The proposed methodology, explained</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_Toc237211467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5</w:t>
            </w:r>
            <w:r w:rsidRPr="00FE1FE5">
              <w:rPr>
                <w:rFonts w:asciiTheme="majorBidi" w:hAnsiTheme="majorBidi" w:cstheme="majorBidi"/>
                <w:noProof/>
              </w:rPr>
              <w:fldChar w:fldCharType="end"/>
            </w:r>
          </w:hyperlink>
        </w:p>
        <w:p w14:paraId="6604B4F9" w14:textId="3B6728B1"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68" w:history="1">
            <w:r w:rsidRPr="00FE1FE5">
              <w:rPr>
                <w:rStyle w:val="Hyperlink"/>
                <w:rFonts w:asciiTheme="majorBidi" w:eastAsia="Calibri Light" w:hAnsiTheme="majorBidi" w:cstheme="majorBidi"/>
                <w:b/>
                <w:bCs/>
                <w:noProof/>
              </w:rPr>
              <w:t>3.1  Demand estimation by regression</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_Toc237211468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5</w:t>
            </w:r>
            <w:r w:rsidRPr="00FE1FE5">
              <w:rPr>
                <w:rFonts w:asciiTheme="majorBidi" w:hAnsiTheme="majorBidi" w:cstheme="majorBidi"/>
                <w:noProof/>
              </w:rPr>
              <w:fldChar w:fldCharType="end"/>
            </w:r>
          </w:hyperlink>
        </w:p>
        <w:p w14:paraId="5D9FB3D5" w14:textId="716F098E"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69" w:history="1">
            <w:r w:rsidRPr="00FE1FE5">
              <w:rPr>
                <w:rStyle w:val="Hyperlink"/>
                <w:rFonts w:asciiTheme="majorBidi" w:eastAsia="Calibri Light" w:hAnsiTheme="majorBidi" w:cstheme="majorBidi"/>
                <w:b/>
                <w:bCs/>
                <w:noProof/>
              </w:rPr>
              <w:t>3.2  Monte Carlo scenario generation</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_Toc237211469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5</w:t>
            </w:r>
            <w:r w:rsidRPr="00FE1FE5">
              <w:rPr>
                <w:rFonts w:asciiTheme="majorBidi" w:hAnsiTheme="majorBidi" w:cstheme="majorBidi"/>
                <w:noProof/>
              </w:rPr>
              <w:fldChar w:fldCharType="end"/>
            </w:r>
          </w:hyperlink>
        </w:p>
        <w:p w14:paraId="52C2EA7D" w14:textId="4B611122"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70" w:history="1">
            <w:r w:rsidRPr="00FE1FE5">
              <w:rPr>
                <w:rStyle w:val="Hyperlink"/>
                <w:rFonts w:asciiTheme="majorBidi" w:eastAsia="Calibri Light" w:hAnsiTheme="majorBidi" w:cstheme="majorBidi"/>
                <w:b/>
                <w:bCs/>
                <w:noProof/>
              </w:rPr>
              <w:t>3.3  The p-median family</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_Toc237211470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5</w:t>
            </w:r>
            <w:r w:rsidRPr="00FE1FE5">
              <w:rPr>
                <w:rFonts w:asciiTheme="majorBidi" w:hAnsiTheme="majorBidi" w:cstheme="majorBidi"/>
                <w:noProof/>
              </w:rPr>
              <w:fldChar w:fldCharType="end"/>
            </w:r>
          </w:hyperlink>
        </w:p>
        <w:p w14:paraId="1AAA9DC5" w14:textId="22CF8665"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71" w:history="1">
            <w:r w:rsidRPr="00FE1FE5">
              <w:rPr>
                <w:rStyle w:val="Hyperlink"/>
                <w:rFonts w:asciiTheme="majorBidi" w:eastAsia="Calibri Light" w:hAnsiTheme="majorBidi" w:cstheme="majorBidi"/>
                <w:b/>
                <w:bCs/>
                <w:noProof/>
              </w:rPr>
              <w:t>3.4  Why this chain is reasonable</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_Toc237211471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6</w:t>
            </w:r>
            <w:r w:rsidRPr="00FE1FE5">
              <w:rPr>
                <w:rFonts w:asciiTheme="majorBidi" w:hAnsiTheme="majorBidi" w:cstheme="majorBidi"/>
                <w:noProof/>
              </w:rPr>
              <w:fldChar w:fldCharType="end"/>
            </w:r>
          </w:hyperlink>
        </w:p>
        <w:p w14:paraId="1E7358AC" w14:textId="2038D917"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72" w:history="1">
            <w:r w:rsidRPr="00FE1FE5">
              <w:rPr>
                <w:rStyle w:val="Hyperlink"/>
                <w:rFonts w:asciiTheme="majorBidi" w:eastAsia="Calibri Light" w:hAnsiTheme="majorBidi" w:cstheme="majorBidi"/>
                <w:b/>
                <w:bCs/>
                <w:noProof/>
              </w:rPr>
              <w:t>4.  Audit findings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_Toc237211472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7</w:t>
            </w:r>
            <w:r w:rsidRPr="00FE1FE5">
              <w:rPr>
                <w:rFonts w:asciiTheme="majorBidi" w:hAnsiTheme="majorBidi" w:cstheme="majorBidi"/>
                <w:noProof/>
              </w:rPr>
              <w:fldChar w:fldCharType="end"/>
            </w:r>
          </w:hyperlink>
        </w:p>
        <w:p w14:paraId="4A1D8A9C" w14:textId="033419FA"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73" w:history="1">
            <w:r w:rsidRPr="00FE1FE5">
              <w:rPr>
                <w:rStyle w:val="Hyperlink"/>
                <w:rFonts w:asciiTheme="majorBidi" w:eastAsia="Calibri Light" w:hAnsiTheme="majorBidi" w:cstheme="majorBidi"/>
                <w:b/>
                <w:bCs/>
                <w:noProof/>
              </w:rPr>
              <w:t>4.1  The regression, as currently fitted, has failed — and the failure is informative</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_Toc237211473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7</w:t>
            </w:r>
            <w:r w:rsidRPr="00FE1FE5">
              <w:rPr>
                <w:rFonts w:asciiTheme="majorBidi" w:hAnsiTheme="majorBidi" w:cstheme="majorBidi"/>
                <w:noProof/>
              </w:rPr>
              <w:fldChar w:fldCharType="end"/>
            </w:r>
          </w:hyperlink>
        </w:p>
        <w:p w14:paraId="6A5B717D" w14:textId="0CEA9AD1"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74" w:history="1">
            <w:r w:rsidRPr="00FE1FE5">
              <w:rPr>
                <w:rStyle w:val="Hyperlink"/>
                <w:rFonts w:asciiTheme="majorBidi" w:eastAsia="Calibri Light" w:hAnsiTheme="majorBidi" w:cstheme="majorBidi"/>
                <w:b/>
                <w:bCs/>
                <w:noProof/>
              </w:rPr>
              <w:t>4.2  The demand indicator deserves to be the thesis's centrepiece, not a preprocessing step</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_Toc237211474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7</w:t>
            </w:r>
            <w:r w:rsidRPr="00FE1FE5">
              <w:rPr>
                <w:rFonts w:asciiTheme="majorBidi" w:hAnsiTheme="majorBidi" w:cstheme="majorBidi"/>
                <w:noProof/>
              </w:rPr>
              <w:fldChar w:fldCharType="end"/>
            </w:r>
          </w:hyperlink>
        </w:p>
        <w:p w14:paraId="511DBB0D" w14:textId="424970C1"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75" w:history="1">
            <w:r w:rsidRPr="00FE1FE5">
              <w:rPr>
                <w:rStyle w:val="Hyperlink"/>
                <w:rFonts w:asciiTheme="majorBidi" w:eastAsia="Calibri Light" w:hAnsiTheme="majorBidi" w:cstheme="majorBidi"/>
                <w:b/>
                <w:bCs/>
                <w:noProof/>
              </w:rPr>
              <w:t>4.3  The optimisation: sound design, unusable implementation</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_Toc237211475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7</w:t>
            </w:r>
            <w:r w:rsidRPr="00FE1FE5">
              <w:rPr>
                <w:rFonts w:asciiTheme="majorBidi" w:hAnsiTheme="majorBidi" w:cstheme="majorBidi"/>
                <w:noProof/>
              </w:rPr>
              <w:fldChar w:fldCharType="end"/>
            </w:r>
          </w:hyperlink>
        </w:p>
        <w:p w14:paraId="7C9DB81D" w14:textId="003F9FF4"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76" w:history="1">
            <w:r w:rsidRPr="00FE1FE5">
              <w:rPr>
                <w:rStyle w:val="Hyperlink"/>
                <w:rFonts w:asciiTheme="majorBidi" w:eastAsia="Calibri Light" w:hAnsiTheme="majorBidi" w:cstheme="majorBidi"/>
                <w:b/>
                <w:bCs/>
                <w:noProof/>
              </w:rPr>
              <w:t>4.4  The stochastic model is the right contribution — if its inputs are honest</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_Toc237211476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8</w:t>
            </w:r>
            <w:r w:rsidRPr="00FE1FE5">
              <w:rPr>
                <w:rFonts w:asciiTheme="majorBidi" w:hAnsiTheme="majorBidi" w:cstheme="majorBidi"/>
                <w:noProof/>
              </w:rPr>
              <w:fldChar w:fldCharType="end"/>
            </w:r>
          </w:hyperlink>
        </w:p>
        <w:p w14:paraId="49AD1AEF" w14:textId="18854EA4"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77" w:history="1">
            <w:r w:rsidRPr="00FE1FE5">
              <w:rPr>
                <w:rStyle w:val="Hyperlink"/>
                <w:rFonts w:asciiTheme="majorBidi" w:eastAsia="Calibri Light" w:hAnsiTheme="majorBidi" w:cstheme="majorBidi"/>
                <w:b/>
                <w:bCs/>
                <w:noProof/>
              </w:rPr>
              <w:t>4.5  Residual data risks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_Toc237211477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8</w:t>
            </w:r>
            <w:r w:rsidRPr="00FE1FE5">
              <w:rPr>
                <w:rFonts w:asciiTheme="majorBidi" w:hAnsiTheme="majorBidi" w:cstheme="majorBidi"/>
                <w:noProof/>
              </w:rPr>
              <w:fldChar w:fldCharType="end"/>
            </w:r>
          </w:hyperlink>
        </w:p>
        <w:p w14:paraId="10EF19F8" w14:textId="60F60AA1"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78" w:history="1">
            <w:r w:rsidRPr="00FE1FE5">
              <w:rPr>
                <w:rStyle w:val="Hyperlink"/>
                <w:rFonts w:asciiTheme="majorBidi" w:eastAsia="Calibri Light" w:hAnsiTheme="majorBidi" w:cstheme="majorBidi"/>
                <w:b/>
                <w:bCs/>
                <w:noProof/>
              </w:rPr>
              <w:t>4.6  Verdict</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_Toc237211478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8</w:t>
            </w:r>
            <w:r w:rsidRPr="00FE1FE5">
              <w:rPr>
                <w:rFonts w:asciiTheme="majorBidi" w:hAnsiTheme="majorBidi" w:cstheme="majorBidi"/>
                <w:noProof/>
              </w:rPr>
              <w:fldChar w:fldCharType="end"/>
            </w:r>
          </w:hyperlink>
        </w:p>
        <w:p w14:paraId="3FC3FC16" w14:textId="35F6DD5B"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79" w:history="1">
            <w:r w:rsidRPr="00FE1FE5">
              <w:rPr>
                <w:rStyle w:val="Hyperlink"/>
                <w:rFonts w:asciiTheme="majorBidi" w:eastAsia="Calibri Light" w:hAnsiTheme="majorBidi" w:cstheme="majorBidi"/>
                <w:b/>
                <w:bCs/>
                <w:noProof/>
              </w:rPr>
              <w:t>5.  Conclusion</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_Toc237211479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10</w:t>
            </w:r>
            <w:r w:rsidRPr="00FE1FE5">
              <w:rPr>
                <w:rFonts w:asciiTheme="majorBidi" w:hAnsiTheme="majorBidi" w:cstheme="majorBidi"/>
                <w:noProof/>
              </w:rPr>
              <w:fldChar w:fldCharType="end"/>
            </w:r>
          </w:hyperlink>
        </w:p>
        <w:p w14:paraId="5CAAAC49" w14:textId="61FCBF36"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80" w:history="1">
            <w:r w:rsidRPr="00FE1FE5">
              <w:rPr>
                <w:rStyle w:val="Hyperlink"/>
                <w:rFonts w:asciiTheme="majorBidi" w:eastAsia="Calibri Light" w:hAnsiTheme="majorBidi" w:cstheme="majorBidi"/>
                <w:b/>
                <w:bCs/>
                <w:noProof/>
              </w:rPr>
              <w:t>6.  Recommendations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_Toc237211480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11</w:t>
            </w:r>
            <w:r w:rsidRPr="00FE1FE5">
              <w:rPr>
                <w:rFonts w:asciiTheme="majorBidi" w:hAnsiTheme="majorBidi" w:cstheme="majorBidi"/>
                <w:noProof/>
              </w:rPr>
              <w:fldChar w:fldCharType="end"/>
            </w:r>
          </w:hyperlink>
        </w:p>
        <w:p w14:paraId="1AA053A0" w14:textId="1B0B2F1B"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81" w:history="1">
            <w:r w:rsidRPr="00FE1FE5">
              <w:rPr>
                <w:rStyle w:val="Hyperlink"/>
                <w:rFonts w:asciiTheme="majorBidi" w:eastAsia="Calibri Light" w:hAnsiTheme="majorBidi" w:cstheme="majorBidi"/>
                <w:b/>
                <w:bCs/>
                <w:noProof/>
              </w:rPr>
              <w:t>7.  References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_Toc237211481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12</w:t>
            </w:r>
            <w:r w:rsidRPr="00FE1FE5">
              <w:rPr>
                <w:rFonts w:asciiTheme="majorBidi" w:hAnsiTheme="majorBidi" w:cstheme="majorBidi"/>
                <w:noProof/>
              </w:rPr>
              <w:fldChar w:fldCharType="end"/>
            </w:r>
          </w:hyperlink>
        </w:p>
        <w:p w14:paraId="13B4D235" w14:textId="7A5B53B0"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82" w:history="1">
            <w:r w:rsidRPr="00FE1FE5">
              <w:rPr>
                <w:rStyle w:val="Hyperlink"/>
                <w:rFonts w:asciiTheme="majorBidi" w:eastAsia="Calibri Light" w:hAnsiTheme="majorBidi" w:cstheme="majorBidi"/>
                <w:b/>
                <w:bCs/>
                <w:noProof/>
              </w:rPr>
              <w:t>8.  Appendix A — Operational parameters from public sources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_Toc237211482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13</w:t>
            </w:r>
            <w:r w:rsidRPr="00FE1FE5">
              <w:rPr>
                <w:rFonts w:asciiTheme="majorBidi" w:hAnsiTheme="majorBidi" w:cstheme="majorBidi"/>
                <w:noProof/>
              </w:rPr>
              <w:fldChar w:fldCharType="end"/>
            </w:r>
          </w:hyperlink>
        </w:p>
        <w:p w14:paraId="1AF0EDC2" w14:textId="3CDD3357"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83" w:history="1">
            <w:r w:rsidRPr="00FE1FE5">
              <w:rPr>
                <w:rStyle w:val="Hyperlink"/>
                <w:rFonts w:asciiTheme="majorBidi" w:eastAsia="Calibri Light" w:hAnsiTheme="majorBidi" w:cstheme="majorBidi"/>
                <w:b/>
                <w:bCs/>
                <w:noProof/>
              </w:rPr>
              <w:t>9.  Appendix B — Data acquisition guide: who to ask, what to request</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_Toc237211483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14</w:t>
            </w:r>
            <w:r w:rsidRPr="00FE1FE5">
              <w:rPr>
                <w:rFonts w:asciiTheme="majorBidi" w:hAnsiTheme="majorBidi" w:cstheme="majorBidi"/>
                <w:noProof/>
              </w:rPr>
              <w:fldChar w:fldCharType="end"/>
            </w:r>
          </w:hyperlink>
        </w:p>
        <w:p w14:paraId="27DDEF4A" w14:textId="71577FE7"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84" w:history="1">
            <w:r w:rsidRPr="00FE1FE5">
              <w:rPr>
                <w:rStyle w:val="Hyperlink"/>
                <w:rFonts w:asciiTheme="majorBidi" w:eastAsia="Calibri Light" w:hAnsiTheme="majorBidi" w:cstheme="majorBidi"/>
                <w:b/>
                <w:bCs/>
                <w:noProof/>
              </w:rPr>
              <w:t>C.1  Valorsul, S.A. — operator of the Oeste selective collection (primary target)</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_Toc237211484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14</w:t>
            </w:r>
            <w:r w:rsidRPr="00FE1FE5">
              <w:rPr>
                <w:rFonts w:asciiTheme="majorBidi" w:hAnsiTheme="majorBidi" w:cstheme="majorBidi"/>
                <w:noProof/>
              </w:rPr>
              <w:fldChar w:fldCharType="end"/>
            </w:r>
          </w:hyperlink>
        </w:p>
        <w:p w14:paraId="0831AC20" w14:textId="609B9E39"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85" w:history="1">
            <w:r w:rsidRPr="00FE1FE5">
              <w:rPr>
                <w:rStyle w:val="Hyperlink"/>
                <w:rFonts w:asciiTheme="majorBidi" w:eastAsia="Calibri Light" w:hAnsiTheme="majorBidi" w:cstheme="majorBidi"/>
                <w:b/>
                <w:bCs/>
                <w:noProof/>
              </w:rPr>
              <w:t>C.2  Câmara Municipal de Rio Maior — Divisão de Ambiente / Serviços Urbanos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_Toc237211485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14</w:t>
            </w:r>
            <w:r w:rsidRPr="00FE1FE5">
              <w:rPr>
                <w:rFonts w:asciiTheme="majorBidi" w:hAnsiTheme="majorBidi" w:cstheme="majorBidi"/>
                <w:noProof/>
              </w:rPr>
              <w:fldChar w:fldCharType="end"/>
            </w:r>
          </w:hyperlink>
        </w:p>
        <w:p w14:paraId="74A4EA9D" w14:textId="3F3DC6E7"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86" w:history="1">
            <w:r w:rsidRPr="00FE1FE5">
              <w:rPr>
                <w:rStyle w:val="Hyperlink"/>
                <w:rFonts w:asciiTheme="majorBidi" w:eastAsia="Calibri Light" w:hAnsiTheme="majorBidi" w:cstheme="majorBidi"/>
                <w:b/>
                <w:bCs/>
                <w:noProof/>
              </w:rPr>
              <w:t>C.3  Sensor supplier (via Valorsul; identity in procurement records)</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_Toc237211486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15</w:t>
            </w:r>
            <w:r w:rsidRPr="00FE1FE5">
              <w:rPr>
                <w:rFonts w:asciiTheme="majorBidi" w:hAnsiTheme="majorBidi" w:cstheme="majorBidi"/>
                <w:noProof/>
              </w:rPr>
              <w:fldChar w:fldCharType="end"/>
            </w:r>
          </w:hyperlink>
        </w:p>
        <w:p w14:paraId="75C98291" w14:textId="01BE0C4D" w:rsidR="00F26012" w:rsidRPr="00FE1FE5" w:rsidRDefault="00F26012">
          <w:pPr>
            <w:pStyle w:val="TOC2"/>
            <w:tabs>
              <w:tab w:val="right" w:leader="dot" w:pos="9016"/>
            </w:tabs>
            <w:rPr>
              <w:rFonts w:asciiTheme="majorBidi" w:eastAsiaTheme="minorEastAsia" w:hAnsiTheme="majorBidi" w:cstheme="majorBidi"/>
              <w:noProof/>
              <w:color w:val="auto"/>
              <w:kern w:val="2"/>
              <w14:ligatures w14:val="standardContextual"/>
            </w:rPr>
          </w:pPr>
          <w:hyperlink w:anchor="_Toc237211487" w:history="1">
            <w:r w:rsidRPr="00FE1FE5">
              <w:rPr>
                <w:rStyle w:val="Hyperlink"/>
                <w:rFonts w:asciiTheme="majorBidi" w:eastAsia="Calibri Light" w:hAnsiTheme="majorBidi" w:cstheme="majorBidi"/>
                <w:b/>
                <w:bCs/>
                <w:noProof/>
              </w:rPr>
              <w:t>C.4  National authorities and public repositories (no request letter needed)</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_Toc237211487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15</w:t>
            </w:r>
            <w:r w:rsidRPr="00FE1FE5">
              <w:rPr>
                <w:rFonts w:asciiTheme="majorBidi" w:hAnsiTheme="majorBidi" w:cstheme="majorBidi"/>
                <w:noProof/>
              </w:rPr>
              <w:fldChar w:fldCharType="end"/>
            </w:r>
          </w:hyperlink>
        </w:p>
        <w:p w14:paraId="4EA2E67E" w14:textId="2E4CB419" w:rsidR="00F26012" w:rsidRPr="00FE1FE5" w:rsidRDefault="00F26012">
          <w:pPr>
            <w:pStyle w:val="TOC1"/>
            <w:tabs>
              <w:tab w:val="right" w:leader="dot" w:pos="9016"/>
            </w:tabs>
            <w:rPr>
              <w:rFonts w:asciiTheme="majorBidi" w:eastAsiaTheme="minorEastAsia" w:hAnsiTheme="majorBidi" w:cstheme="majorBidi"/>
              <w:noProof/>
              <w:color w:val="auto"/>
              <w:kern w:val="2"/>
              <w14:ligatures w14:val="standardContextual"/>
            </w:rPr>
          </w:pPr>
          <w:hyperlink w:anchor="_Toc237211488" w:history="1">
            <w:r w:rsidRPr="00FE1FE5">
              <w:rPr>
                <w:rStyle w:val="Hyperlink"/>
                <w:rFonts w:asciiTheme="majorBidi" w:eastAsia="Calibri Light" w:hAnsiTheme="majorBidi" w:cstheme="majorBidi"/>
                <w:b/>
                <w:bCs/>
                <w:noProof/>
              </w:rPr>
              <w:t>10.  Appendix C — Reproducibility</w:t>
            </w:r>
            <w:r w:rsidRPr="00FE1FE5">
              <w:rPr>
                <w:rFonts w:asciiTheme="majorBidi" w:hAnsiTheme="majorBidi" w:cstheme="majorBidi"/>
                <w:noProof/>
              </w:rPr>
              <w:tab/>
            </w:r>
            <w:r w:rsidRPr="00FE1FE5">
              <w:rPr>
                <w:rFonts w:asciiTheme="majorBidi" w:hAnsiTheme="majorBidi" w:cstheme="majorBidi"/>
                <w:noProof/>
              </w:rPr>
              <w:fldChar w:fldCharType="begin"/>
            </w:r>
            <w:r w:rsidRPr="00FE1FE5">
              <w:rPr>
                <w:rFonts w:asciiTheme="majorBidi" w:hAnsiTheme="majorBidi" w:cstheme="majorBidi"/>
                <w:noProof/>
              </w:rPr>
              <w:instrText xml:space="preserve"> PAGEREF _Toc237211488 \h </w:instrText>
            </w:r>
            <w:r w:rsidRPr="00FE1FE5">
              <w:rPr>
                <w:rFonts w:asciiTheme="majorBidi" w:hAnsiTheme="majorBidi" w:cstheme="majorBidi"/>
                <w:noProof/>
              </w:rPr>
            </w:r>
            <w:r w:rsidRPr="00FE1FE5">
              <w:rPr>
                <w:rFonts w:asciiTheme="majorBidi" w:hAnsiTheme="majorBidi" w:cstheme="majorBidi"/>
                <w:noProof/>
              </w:rPr>
              <w:fldChar w:fldCharType="separate"/>
            </w:r>
            <w:r w:rsidRPr="00FE1FE5">
              <w:rPr>
                <w:rFonts w:asciiTheme="majorBidi" w:hAnsiTheme="majorBidi" w:cstheme="majorBidi"/>
                <w:noProof/>
              </w:rPr>
              <w:t>17</w:t>
            </w:r>
            <w:r w:rsidRPr="00FE1FE5">
              <w:rPr>
                <w:rFonts w:asciiTheme="majorBidi" w:hAnsiTheme="majorBidi" w:cstheme="majorBidi"/>
                <w:noProof/>
              </w:rPr>
              <w:fldChar w:fldCharType="end"/>
            </w:r>
          </w:hyperlink>
        </w:p>
        <w:p w14:paraId="4D05A156" w14:textId="5A714650" w:rsidR="00AD2610" w:rsidRPr="00FE1FE5" w:rsidRDefault="00F26012">
          <w:pPr>
            <w:rPr>
              <w:rFonts w:asciiTheme="majorBidi" w:hAnsiTheme="majorBidi" w:cstheme="majorBidi"/>
            </w:rPr>
          </w:pPr>
          <w:r w:rsidRPr="00FE1FE5">
            <w:rPr>
              <w:rFonts w:asciiTheme="majorBidi" w:hAnsiTheme="majorBidi" w:cstheme="majorBidi"/>
            </w:rPr>
            <w:fldChar w:fldCharType="end"/>
          </w:r>
          <w:commentRangeEnd w:id="14"/>
          <w:commentRangeEnd w:id="13"/>
          <w:commentRangeEnd w:id="12"/>
          <w:commentRangeEnd w:id="11"/>
          <w:r w:rsidR="00B346D5">
            <w:rPr>
              <w:rStyle w:val="CommentReference"/>
              <w:rtl/>
            </w:rPr>
            <w:commentReference w:id="11"/>
          </w:r>
          <w:r w:rsidR="00B346D5">
            <w:rPr>
              <w:rStyle w:val="CommentReference"/>
              <w:rtl/>
            </w:rPr>
            <w:commentReference w:id="12"/>
          </w:r>
          <w:r w:rsidR="0003477F">
            <w:rPr>
              <w:rStyle w:val="CommentReference"/>
            </w:rPr>
            <w:commentReference w:id="13"/>
          </w:r>
          <w:r w:rsidR="0003477F">
            <w:rPr>
              <w:rStyle w:val="CommentReference"/>
            </w:rPr>
            <w:commentReference w:id="14"/>
          </w:r>
        </w:p>
      </w:sdtContent>
    </w:sdt>
    <w:p w14:paraId="6C0B46AB" w14:textId="77777777" w:rsidR="00AD2610" w:rsidRPr="00FE1FE5" w:rsidRDefault="00F26012">
      <w:pPr>
        <w:spacing w:before="120"/>
        <w:rPr>
          <w:rFonts w:asciiTheme="majorBidi" w:hAnsiTheme="majorBidi" w:cstheme="majorBidi"/>
        </w:rPr>
      </w:pPr>
      <w:commentRangeStart w:id="15"/>
      <w:commentRangeStart w:id="16"/>
      <w:r w:rsidRPr="00FE1FE5">
        <w:rPr>
          <w:rFonts w:asciiTheme="majorBidi" w:hAnsiTheme="majorBidi" w:cstheme="majorBidi"/>
          <w:i/>
          <w:iCs/>
          <w:color w:val="6B7280"/>
          <w:sz w:val="17"/>
          <w:szCs w:val="17"/>
        </w:rPr>
        <w:t>Update fields in Word (Ctrl+A, F9) to populate contents and page numbers</w:t>
      </w:r>
      <w:commentRangeEnd w:id="15"/>
      <w:r w:rsidR="0003477F">
        <w:rPr>
          <w:rStyle w:val="CommentReference"/>
        </w:rPr>
        <w:commentReference w:id="15"/>
      </w:r>
      <w:commentRangeEnd w:id="16"/>
      <w:r w:rsidR="0003477F">
        <w:rPr>
          <w:rStyle w:val="CommentReference"/>
        </w:rPr>
        <w:commentReference w:id="16"/>
      </w:r>
      <w:r w:rsidRPr="00FE1FE5">
        <w:rPr>
          <w:rFonts w:asciiTheme="majorBidi" w:hAnsiTheme="majorBidi" w:cstheme="majorBidi"/>
          <w:i/>
          <w:iCs/>
          <w:color w:val="6B7280"/>
          <w:sz w:val="17"/>
          <w:szCs w:val="17"/>
        </w:rPr>
        <w:t>.</w:t>
      </w:r>
    </w:p>
    <w:p w14:paraId="07A2F394" w14:textId="77777777" w:rsidR="00AD2610" w:rsidRPr="00FE1FE5" w:rsidRDefault="00F26012">
      <w:pPr>
        <w:pStyle w:val="Heading1"/>
        <w:pageBreakBefore/>
        <w:rPr>
          <w:rFonts w:asciiTheme="majorBidi" w:hAnsiTheme="majorBidi" w:cstheme="majorBidi"/>
        </w:rPr>
      </w:pPr>
      <w:bookmarkStart w:id="17" w:name="_Toc237211457"/>
      <w:commentRangeStart w:id="18"/>
      <w:r w:rsidRPr="00FE1FE5">
        <w:rPr>
          <w:rFonts w:asciiTheme="majorBidi" w:eastAsia="Calibri Light" w:hAnsiTheme="majorBidi" w:cstheme="majorBidi"/>
          <w:b/>
          <w:bCs/>
          <w:color w:val="1F4E79"/>
        </w:rPr>
        <w:lastRenderedPageBreak/>
        <w:t>Tables, figures and equations</w:t>
      </w:r>
      <w:bookmarkEnd w:id="17"/>
      <w:commentRangeEnd w:id="18"/>
      <w:r w:rsidR="00A23306">
        <w:rPr>
          <w:rStyle w:val="CommentReference"/>
          <w:color w:val="1F2937"/>
        </w:rPr>
        <w:commentReference w:id="18"/>
      </w:r>
    </w:p>
    <w:p w14:paraId="11672626" w14:textId="77777777" w:rsidR="00AD2610" w:rsidRPr="00FE1FE5" w:rsidRDefault="00F26012">
      <w:pPr>
        <w:keepNext/>
        <w:spacing w:before="200" w:after="80"/>
        <w:rPr>
          <w:rFonts w:asciiTheme="majorBidi" w:hAnsiTheme="majorBidi" w:cstheme="majorBidi"/>
        </w:rPr>
      </w:pPr>
      <w:r w:rsidRPr="00FE1FE5">
        <w:rPr>
          <w:rFonts w:asciiTheme="majorBidi" w:hAnsiTheme="majorBidi" w:cstheme="majorBidi"/>
          <w:b/>
          <w:bCs/>
          <w:color w:val="6B7280"/>
          <w:sz w:val="19"/>
          <w:szCs w:val="19"/>
        </w:rPr>
        <w:t xml:space="preserve">Table i — </w:t>
      </w:r>
      <w:r w:rsidRPr="00FE1FE5">
        <w:rPr>
          <w:rFonts w:asciiTheme="majorBidi" w:hAnsiTheme="majorBidi" w:cstheme="majorBidi"/>
          <w:color w:val="6B7280"/>
          <w:sz w:val="19"/>
          <w:szCs w:val="19"/>
        </w:rPr>
        <w:t>List of tables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00"/>
      </w:tblGrid>
      <w:tr w:rsidR="00AD2610" w:rsidRPr="00FE1FE5" w14:paraId="7B62AF21" w14:textId="77777777">
        <w:trPr>
          <w:tblHeader/>
        </w:trPr>
        <w:tc>
          <w:tcPr>
            <w:tcW w:w="7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3D2F27D1"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w:t>
            </w:r>
          </w:p>
        </w:tc>
        <w:tc>
          <w:tcPr>
            <w:tcW w:w="89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517569D"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Title</w:t>
            </w:r>
          </w:p>
        </w:tc>
      </w:tr>
      <w:tr w:rsidR="00AD2610" w:rsidRPr="00FE1FE5" w14:paraId="098C31DA"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3E58CF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1</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85E6D1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Datasets available to the thesis</w:t>
            </w:r>
          </w:p>
        </w:tc>
      </w:tr>
      <w:tr w:rsidR="00AD2610" w:rsidRPr="00FE1FE5" w14:paraId="3F224502"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2611C8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290914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Defect register and modelling consequences</w:t>
            </w:r>
          </w:p>
        </w:tc>
      </w:tr>
      <w:tr w:rsidR="00AD2610" w:rsidRPr="00FE1FE5" w14:paraId="079AE824"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0BE2D0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3</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AD1399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Valorsul Oeste fleet, 2013 snapshot</w:t>
            </w:r>
          </w:p>
        </w:tc>
      </w:tr>
      <w:tr w:rsidR="00AD2610" w:rsidRPr="00FE1FE5" w14:paraId="137F0870"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CC86CD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4</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004640D"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Prioritised recommendations</w:t>
            </w:r>
          </w:p>
        </w:tc>
      </w:tr>
      <w:tr w:rsidR="00AD2610" w:rsidRPr="00FE1FE5" w14:paraId="79CC7D1E"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B736FA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5</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68E3D2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Abbreviations and Portuguese terms</w:t>
            </w:r>
          </w:p>
        </w:tc>
      </w:tr>
      <w:tr w:rsidR="00AD2610" w:rsidRPr="00FE1FE5" w14:paraId="386B6472"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4E8EF7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6</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736B28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Data to request from Valorsul</w:t>
            </w:r>
          </w:p>
        </w:tc>
      </w:tr>
      <w:tr w:rsidR="00AD2610" w:rsidRPr="00FE1FE5" w14:paraId="7CE06146"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AF931E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7</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4FB044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Data to request from the municipality</w:t>
            </w:r>
          </w:p>
        </w:tc>
      </w:tr>
      <w:tr w:rsidR="00AD2610" w:rsidRPr="00FE1FE5" w14:paraId="2E0451E3"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700A4D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8</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EC0302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Data to request from the sensor supplier</w:t>
            </w:r>
          </w:p>
        </w:tc>
      </w:tr>
      <w:tr w:rsidR="00AD2610" w:rsidRPr="00FE1FE5" w14:paraId="2E827B24" w14:textId="77777777">
        <w:tc>
          <w:tcPr>
            <w:tcW w:w="7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76C645E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9</w:t>
            </w:r>
          </w:p>
        </w:tc>
        <w:tc>
          <w:tcPr>
            <w:tcW w:w="89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2F74CA5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Public sources to harvest directly</w:t>
            </w:r>
          </w:p>
        </w:tc>
      </w:tr>
    </w:tbl>
    <w:p w14:paraId="5EBAD544" w14:textId="77777777" w:rsidR="00AD2610" w:rsidRPr="00FE1FE5" w:rsidRDefault="00F26012">
      <w:pPr>
        <w:keepNext/>
        <w:spacing w:before="200" w:after="80"/>
        <w:rPr>
          <w:rFonts w:asciiTheme="majorBidi" w:hAnsiTheme="majorBidi" w:cstheme="majorBidi"/>
        </w:rPr>
      </w:pPr>
      <w:r w:rsidRPr="00FE1FE5">
        <w:rPr>
          <w:rFonts w:asciiTheme="majorBidi" w:hAnsiTheme="majorBidi" w:cstheme="majorBidi"/>
          <w:b/>
          <w:bCs/>
          <w:color w:val="6B7280"/>
          <w:sz w:val="19"/>
          <w:szCs w:val="19"/>
        </w:rPr>
        <w:t xml:space="preserve">Table ii — </w:t>
      </w:r>
      <w:r w:rsidRPr="00FE1FE5">
        <w:rPr>
          <w:rFonts w:asciiTheme="majorBidi" w:hAnsiTheme="majorBidi" w:cstheme="majorBidi"/>
          <w:color w:val="6B7280"/>
          <w:sz w:val="19"/>
          <w:szCs w:val="19"/>
        </w:rPr>
        <w:t>List of figures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00"/>
      </w:tblGrid>
      <w:tr w:rsidR="00AD2610" w:rsidRPr="00FE1FE5" w14:paraId="1951667C" w14:textId="77777777">
        <w:trPr>
          <w:tblHeader/>
        </w:trPr>
        <w:tc>
          <w:tcPr>
            <w:tcW w:w="7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40946C97"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w:t>
            </w:r>
          </w:p>
        </w:tc>
        <w:tc>
          <w:tcPr>
            <w:tcW w:w="89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1916C35C"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Title</w:t>
            </w:r>
          </w:p>
        </w:tc>
      </w:tr>
      <w:tr w:rsidR="00AD2610" w:rsidRPr="00FE1FE5" w14:paraId="7ECF4160"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2D5502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1</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C70CF5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Thesis pipeline from data to optimisation</w:t>
            </w:r>
          </w:p>
        </w:tc>
      </w:tr>
      <w:tr w:rsidR="00AD2610" w:rsidRPr="00FE1FE5" w14:paraId="538A1FF5"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00BFAF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6A859CF"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Recyclables container network, Rio Maior study area</w:t>
            </w:r>
          </w:p>
        </w:tc>
      </w:tr>
      <w:tr w:rsidR="00AD2610" w:rsidRPr="00FE1FE5" w14:paraId="58E21987" w14:textId="77777777">
        <w:tc>
          <w:tcPr>
            <w:tcW w:w="7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4F8D7F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3</w:t>
            </w:r>
          </w:p>
        </w:tc>
        <w:tc>
          <w:tcPr>
            <w:tcW w:w="89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981F00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Population distribution and container network</w:t>
            </w:r>
          </w:p>
        </w:tc>
      </w:tr>
      <w:tr w:rsidR="00AD2610" w:rsidRPr="00FE1FE5" w14:paraId="495F641B" w14:textId="77777777">
        <w:tc>
          <w:tcPr>
            <w:tcW w:w="7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74FA39D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4</w:t>
            </w:r>
          </w:p>
        </w:tc>
        <w:tc>
          <w:tcPr>
            <w:tcW w:w="89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3E89D93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Sensor coverage of the mapped container network</w:t>
            </w:r>
          </w:p>
        </w:tc>
      </w:tr>
    </w:tbl>
    <w:p w14:paraId="6B903812" w14:textId="77777777" w:rsidR="00AD2610" w:rsidRPr="00FE1FE5" w:rsidRDefault="00F26012">
      <w:pPr>
        <w:spacing w:before="100"/>
        <w:rPr>
          <w:rFonts w:asciiTheme="majorBidi" w:hAnsiTheme="majorBidi" w:cstheme="majorBidi"/>
        </w:rPr>
      </w:pPr>
      <w:commentRangeStart w:id="19"/>
      <w:r w:rsidRPr="00FE1FE5">
        <w:rPr>
          <w:rFonts w:asciiTheme="majorBidi" w:hAnsiTheme="majorBidi" w:cstheme="majorBidi"/>
          <w:color w:val="6B7280"/>
          <w:sz w:val="19"/>
          <w:szCs w:val="19"/>
        </w:rPr>
        <w:t>Equations (1)–(7) define the location models; (8)–(9) the demand regression</w:t>
      </w:r>
      <w:commentRangeEnd w:id="19"/>
      <w:r w:rsidR="000F31A2">
        <w:rPr>
          <w:rStyle w:val="CommentReference"/>
          <w:rtl/>
        </w:rPr>
        <w:commentReference w:id="19"/>
      </w:r>
      <w:r w:rsidRPr="00FE1FE5">
        <w:rPr>
          <w:rFonts w:asciiTheme="majorBidi" w:hAnsiTheme="majorBidi" w:cstheme="majorBidi"/>
          <w:color w:val="6B7280"/>
          <w:sz w:val="19"/>
          <w:szCs w:val="19"/>
        </w:rPr>
        <w:t>.</w:t>
      </w:r>
    </w:p>
    <w:p w14:paraId="16C409B2" w14:textId="77777777" w:rsidR="00AD2610" w:rsidRPr="00FE1FE5" w:rsidRDefault="00F26012">
      <w:pPr>
        <w:pStyle w:val="Heading1"/>
        <w:pageBreakBefore/>
        <w:rPr>
          <w:rFonts w:asciiTheme="majorBidi" w:hAnsiTheme="majorBidi" w:cstheme="majorBidi"/>
        </w:rPr>
      </w:pPr>
      <w:bookmarkStart w:id="20" w:name="_Toc237211458"/>
      <w:commentRangeStart w:id="21"/>
      <w:r w:rsidRPr="00FE1FE5">
        <w:rPr>
          <w:rFonts w:asciiTheme="majorBidi" w:eastAsia="Calibri Light" w:hAnsiTheme="majorBidi" w:cstheme="majorBidi"/>
          <w:b/>
          <w:bCs/>
          <w:color w:val="1F4E79"/>
        </w:rPr>
        <w:lastRenderedPageBreak/>
        <w:t>Abbreviations</w:t>
      </w:r>
      <w:bookmarkEnd w:id="20"/>
      <w:commentRangeEnd w:id="21"/>
      <w:r w:rsidR="000F31A2">
        <w:rPr>
          <w:rStyle w:val="CommentReference"/>
          <w:color w:val="1F2937"/>
        </w:rPr>
        <w:commentReference w:id="21"/>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00"/>
      </w:tblGrid>
      <w:tr w:rsidR="00AD2610" w:rsidRPr="00FE1FE5" w14:paraId="7319E85C" w14:textId="77777777">
        <w:trPr>
          <w:tblHeader/>
        </w:trPr>
        <w:tc>
          <w:tcPr>
            <w:tcW w:w="20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79B4AE94"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Term</w:t>
            </w:r>
          </w:p>
        </w:tc>
        <w:tc>
          <w:tcPr>
            <w:tcW w:w="76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239A5775"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Meaning</w:t>
            </w:r>
          </w:p>
        </w:tc>
      </w:tr>
      <w:tr w:rsidR="00AD2610" w:rsidRPr="006045FE" w14:paraId="37B1F549"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3F40ED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BGRI</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4EA9DBC" w14:textId="77777777" w:rsidR="00AD2610" w:rsidRPr="00FE1FE5" w:rsidRDefault="00F26012">
            <w:pPr>
              <w:rPr>
                <w:rFonts w:asciiTheme="majorBidi" w:hAnsiTheme="majorBidi" w:cstheme="majorBidi"/>
                <w:lang w:val="pt-BR"/>
              </w:rPr>
            </w:pPr>
            <w:r w:rsidRPr="00FE1FE5">
              <w:rPr>
                <w:rFonts w:asciiTheme="majorBidi" w:hAnsiTheme="majorBidi" w:cstheme="majorBidi"/>
                <w:sz w:val="19"/>
                <w:szCs w:val="19"/>
                <w:lang w:val="pt-BR"/>
              </w:rPr>
              <w:t>Base Geográfica de Referenciação de Informação (INE census geography)</w:t>
            </w:r>
          </w:p>
        </w:tc>
      </w:tr>
      <w:tr w:rsidR="00AD2610" w:rsidRPr="00FE1FE5" w14:paraId="347BC955"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11BD00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CBD</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307921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Central business district (city centre)</w:t>
            </w:r>
          </w:p>
        </w:tc>
      </w:tr>
      <w:tr w:rsidR="00AD2610" w:rsidRPr="006045FE" w14:paraId="2ABAFD61"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BE780F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CTRO</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B4B81AF" w14:textId="77777777" w:rsidR="00AD2610" w:rsidRPr="00FE1FE5" w:rsidRDefault="00F26012">
            <w:pPr>
              <w:rPr>
                <w:rFonts w:asciiTheme="majorBidi" w:hAnsiTheme="majorBidi" w:cstheme="majorBidi"/>
                <w:lang w:val="pt-BR"/>
              </w:rPr>
            </w:pPr>
            <w:commentRangeStart w:id="22"/>
            <w:r w:rsidRPr="00FE1FE5">
              <w:rPr>
                <w:rFonts w:asciiTheme="majorBidi" w:hAnsiTheme="majorBidi" w:cstheme="majorBidi"/>
                <w:sz w:val="19"/>
                <w:szCs w:val="19"/>
                <w:lang w:val="pt-BR"/>
              </w:rPr>
              <w:t>Centro de Tratamento de Resíduos do Oeste, Cadaval (Valorsul)</w:t>
            </w:r>
            <w:commentRangeEnd w:id="22"/>
            <w:r w:rsidR="00B409DC">
              <w:rPr>
                <w:rStyle w:val="CommentReference"/>
              </w:rPr>
              <w:commentReference w:id="22"/>
            </w:r>
          </w:p>
        </w:tc>
      </w:tr>
      <w:tr w:rsidR="00AD2610" w:rsidRPr="00FE1FE5" w14:paraId="1196F0C1"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2972DC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CVRP</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CC5212F"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Capacitated vehicle routing problem</w:t>
            </w:r>
          </w:p>
        </w:tc>
      </w:tr>
      <w:tr w:rsidR="00AD2610" w:rsidRPr="00FE1FE5" w14:paraId="47827D51"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69EC612" w14:textId="77777777" w:rsidR="00AD2610" w:rsidRPr="00FE1FE5" w:rsidRDefault="00F26012">
            <w:pPr>
              <w:rPr>
                <w:rFonts w:asciiTheme="majorBidi" w:hAnsiTheme="majorBidi" w:cstheme="majorBidi"/>
              </w:rPr>
            </w:pPr>
            <w:commentRangeStart w:id="23"/>
            <w:r w:rsidRPr="00FE1FE5">
              <w:rPr>
                <w:rFonts w:asciiTheme="majorBidi" w:hAnsiTheme="majorBidi" w:cstheme="majorBidi"/>
                <w:sz w:val="19"/>
                <w:szCs w:val="19"/>
              </w:rPr>
              <w:t>EVPI</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42195F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Expected value of perfect information</w:t>
            </w:r>
            <w:commentRangeEnd w:id="23"/>
            <w:r w:rsidR="00266618">
              <w:rPr>
                <w:rStyle w:val="CommentReference"/>
              </w:rPr>
              <w:commentReference w:id="23"/>
            </w:r>
          </w:p>
        </w:tc>
      </w:tr>
      <w:tr w:rsidR="00AD2610" w:rsidRPr="00FE1FE5" w14:paraId="6048AA9C"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40E77F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IRP</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A1C71D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Inventory routing problem</w:t>
            </w:r>
          </w:p>
        </w:tc>
      </w:tr>
      <w:tr w:rsidR="00AD2610" w:rsidRPr="00FE1FE5" w14:paraId="6CE0E048"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EC60A8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MIP</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E8E871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Mixed-integer programme</w:t>
            </w:r>
          </w:p>
        </w:tc>
      </w:tr>
      <w:tr w:rsidR="00AD2610" w:rsidRPr="00FE1FE5" w14:paraId="46D6ADA8"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A09181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OSM</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9ED7CB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OpenStreetMap</w:t>
            </w:r>
          </w:p>
        </w:tc>
      </w:tr>
      <w:tr w:rsidR="00AD2610" w:rsidRPr="00FE1FE5" w14:paraId="0EA4CE61"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4D0E7D0" w14:textId="77777777" w:rsidR="00AD2610" w:rsidRPr="00FE1FE5" w:rsidRDefault="00F26012">
            <w:pPr>
              <w:rPr>
                <w:rFonts w:asciiTheme="majorBidi" w:hAnsiTheme="majorBidi" w:cstheme="majorBidi"/>
              </w:rPr>
            </w:pPr>
            <w:commentRangeStart w:id="24"/>
            <w:r w:rsidRPr="00FE1FE5">
              <w:rPr>
                <w:rFonts w:asciiTheme="majorBidi" w:hAnsiTheme="majorBidi" w:cstheme="majorBidi"/>
                <w:sz w:val="19"/>
                <w:szCs w:val="19"/>
              </w:rPr>
              <w:t>SAA</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D59F1F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Sample average approximation</w:t>
            </w:r>
            <w:commentRangeEnd w:id="24"/>
            <w:r w:rsidR="00172FA8">
              <w:rPr>
                <w:rStyle w:val="CommentReference"/>
              </w:rPr>
              <w:commentReference w:id="24"/>
            </w:r>
          </w:p>
        </w:tc>
      </w:tr>
      <w:tr w:rsidR="00AD2610" w:rsidRPr="00FE1FE5" w14:paraId="6A0CAE89"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38E087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VIF</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AE6F9D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Variance inflation factor</w:t>
            </w:r>
          </w:p>
        </w:tc>
      </w:tr>
      <w:tr w:rsidR="00AD2610" w:rsidRPr="00FE1FE5" w14:paraId="4E49DE3D"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390A566" w14:textId="77777777" w:rsidR="00AD2610" w:rsidRPr="00FE1FE5" w:rsidRDefault="00F26012">
            <w:pPr>
              <w:rPr>
                <w:rFonts w:asciiTheme="majorBidi" w:hAnsiTheme="majorBidi" w:cstheme="majorBidi"/>
              </w:rPr>
            </w:pPr>
            <w:commentRangeStart w:id="25"/>
            <w:r w:rsidRPr="00FE1FE5">
              <w:rPr>
                <w:rFonts w:asciiTheme="majorBidi" w:hAnsiTheme="majorBidi" w:cstheme="majorBidi"/>
                <w:sz w:val="19"/>
                <w:szCs w:val="19"/>
              </w:rPr>
              <w:t>VSS</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F25F58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Value of the stochastic solution</w:t>
            </w:r>
            <w:commentRangeEnd w:id="25"/>
            <w:r w:rsidR="00172FA8">
              <w:rPr>
                <w:rStyle w:val="CommentReference"/>
              </w:rPr>
              <w:commentReference w:id="25"/>
            </w:r>
          </w:p>
        </w:tc>
      </w:tr>
      <w:tr w:rsidR="00AD2610" w:rsidRPr="00FE1FE5" w14:paraId="0B16F738"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2DFB6F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Ecoponto</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B7AA4F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Street recycling site (PT); typically blue, yellow and green containers</w:t>
            </w:r>
          </w:p>
        </w:tc>
      </w:tr>
      <w:tr w:rsidR="00AD2610" w:rsidRPr="00FE1FE5" w14:paraId="0657E4C6" w14:textId="77777777">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B16C9E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Enchimento</w:t>
            </w:r>
          </w:p>
        </w:tc>
        <w:tc>
          <w:tcPr>
            <w:tcW w:w="7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44C835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Fill level (PT), the fill column in both CSV files</w:t>
            </w:r>
          </w:p>
        </w:tc>
      </w:tr>
      <w:tr w:rsidR="00AD2610" w:rsidRPr="00FE1FE5" w14:paraId="59823F8D" w14:textId="77777777">
        <w:tc>
          <w:tcPr>
            <w:tcW w:w="20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74F0219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Freguesia</w:t>
            </w:r>
          </w:p>
        </w:tc>
        <w:tc>
          <w:tcPr>
            <w:tcW w:w="76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3B44CD3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Civil parish (PT administrative unit)</w:t>
            </w:r>
          </w:p>
        </w:tc>
      </w:tr>
    </w:tbl>
    <w:p w14:paraId="74CCEC5F" w14:textId="77777777" w:rsidR="00AD2610" w:rsidRPr="00FE1FE5" w:rsidRDefault="00F26012">
      <w:pPr>
        <w:pStyle w:val="Heading1"/>
        <w:pageBreakBefore/>
        <w:rPr>
          <w:rFonts w:asciiTheme="majorBidi" w:hAnsiTheme="majorBidi" w:cstheme="majorBidi"/>
        </w:rPr>
      </w:pPr>
      <w:bookmarkStart w:id="26" w:name="_Toc237211459"/>
      <w:r w:rsidRPr="00FE1FE5">
        <w:rPr>
          <w:rFonts w:asciiTheme="majorBidi" w:eastAsia="Calibri Light" w:hAnsiTheme="majorBidi" w:cstheme="majorBidi"/>
          <w:b/>
          <w:bCs/>
          <w:color w:val="1F4E79"/>
        </w:rPr>
        <w:lastRenderedPageBreak/>
        <w:t xml:space="preserve">Executive </w:t>
      </w:r>
      <w:commentRangeStart w:id="27"/>
      <w:r w:rsidRPr="00FE1FE5">
        <w:rPr>
          <w:rFonts w:asciiTheme="majorBidi" w:eastAsia="Calibri Light" w:hAnsiTheme="majorBidi" w:cstheme="majorBidi"/>
          <w:b/>
          <w:bCs/>
          <w:color w:val="1F4E79"/>
        </w:rPr>
        <w:t>summary</w:t>
      </w:r>
      <w:bookmarkEnd w:id="26"/>
      <w:commentRangeEnd w:id="27"/>
      <w:r w:rsidR="00D63CF1">
        <w:rPr>
          <w:rStyle w:val="CommentReference"/>
          <w:color w:val="1F2937"/>
        </w:rPr>
        <w:commentReference w:id="27"/>
      </w:r>
    </w:p>
    <w:p w14:paraId="7494E4C8"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This report audits the methodology proposed for the PhD thesis </w:t>
      </w:r>
      <w:r w:rsidRPr="00FE1FE5">
        <w:rPr>
          <w:rFonts w:asciiTheme="majorBidi" w:hAnsiTheme="majorBidi" w:cstheme="majorBidi"/>
          <w:i/>
          <w:iCs/>
        </w:rPr>
        <w:t>Sensor-based Recyclables Collection Planning</w:t>
      </w:r>
      <w:r w:rsidRPr="00FE1FE5">
        <w:rPr>
          <w:rFonts w:asciiTheme="majorBidi" w:hAnsiTheme="majorBidi" w:cstheme="majorBidi"/>
        </w:rPr>
        <w:t xml:space="preserve"> and grounds it in the data that actually exist for Rio Maior. </w:t>
      </w:r>
      <w:commentRangeStart w:id="28"/>
      <w:r w:rsidRPr="00FE1FE5">
        <w:rPr>
          <w:rFonts w:asciiTheme="majorBidi" w:hAnsiTheme="majorBidi" w:cstheme="majorBidi"/>
        </w:rPr>
        <w:t>Three</w:t>
      </w:r>
      <w:commentRangeEnd w:id="28"/>
      <w:r w:rsidR="00025175">
        <w:rPr>
          <w:rStyle w:val="CommentReference"/>
        </w:rPr>
        <w:commentReference w:id="28"/>
      </w:r>
      <w:r w:rsidRPr="00FE1FE5">
        <w:rPr>
          <w:rFonts w:asciiTheme="majorBidi" w:hAnsiTheme="majorBidi" w:cstheme="majorBidi"/>
        </w:rPr>
        <w:t xml:space="preserve"> findings drive everything else.</w:t>
      </w:r>
      <w:commentRangeStart w:id="29"/>
      <w:r w:rsidRPr="00FE1FE5">
        <w:rPr>
          <w:rFonts w:asciiTheme="majorBidi" w:hAnsiTheme="majorBidi" w:cstheme="majorBidi"/>
        </w:rPr>
        <w:t xml:space="preserve">   </w:t>
      </w:r>
      <w:commentRangeEnd w:id="29"/>
      <w:r w:rsidR="00807052">
        <w:rPr>
          <w:rStyle w:val="CommentReference"/>
        </w:rPr>
        <w:commentReference w:id="29"/>
      </w:r>
      <w:r w:rsidRPr="00FE1FE5">
        <w:rPr>
          <w:rFonts w:asciiTheme="majorBidi" w:hAnsiTheme="majorBidi" w:cstheme="majorBidi"/>
        </w:rPr>
        <w:t xml:space="preserve"> </w:t>
      </w:r>
      <w:commentRangeStart w:id="30"/>
      <w:r w:rsidRPr="00FE1FE5">
        <w:rPr>
          <w:rFonts w:asciiTheme="majorBidi" w:hAnsiTheme="majorBidi" w:cstheme="majorBidi"/>
        </w:rPr>
        <w:t xml:space="preserve">First, the operational context </w:t>
      </w:r>
      <w:commentRangeEnd w:id="30"/>
      <w:r w:rsidR="002824E8">
        <w:rPr>
          <w:rStyle w:val="CommentReference"/>
        </w:rPr>
        <w:commentReference w:id="30"/>
      </w:r>
      <w:r w:rsidRPr="00FE1FE5">
        <w:rPr>
          <w:rFonts w:asciiTheme="majorBidi" w:hAnsiTheme="majorBidi" w:cstheme="majorBidi"/>
        </w:rPr>
        <w:t xml:space="preserve">is now documented. Rio Maior's ecoponto network is served by Valorsul within its </w:t>
      </w:r>
      <w:commentRangeStart w:id="31"/>
      <w:r w:rsidRPr="00FE1FE5">
        <w:rPr>
          <w:rFonts w:asciiTheme="majorBidi" w:hAnsiTheme="majorBidi" w:cstheme="majorBidi"/>
        </w:rPr>
        <w:t>14-municipality Oeste system</w:t>
      </w:r>
      <w:commentRangeEnd w:id="31"/>
      <w:r w:rsidR="00E8426F">
        <w:rPr>
          <w:rStyle w:val="CommentReference"/>
          <w:rtl/>
        </w:rPr>
        <w:commentReference w:id="31"/>
      </w:r>
      <w:r w:rsidRPr="00FE1FE5">
        <w:rPr>
          <w:rFonts w:asciiTheme="majorBidi" w:hAnsiTheme="majorBidi" w:cstheme="majorBidi"/>
        </w:rPr>
        <w:t xml:space="preserve">. Every collection circuit starts and ends at </w:t>
      </w:r>
      <w:commentRangeStart w:id="32"/>
      <w:r w:rsidRPr="00FE1FE5">
        <w:rPr>
          <w:rFonts w:asciiTheme="majorBidi" w:hAnsiTheme="majorBidi" w:cstheme="majorBidi"/>
        </w:rPr>
        <w:t xml:space="preserve">the </w:t>
      </w:r>
      <w:commentRangeStart w:id="33"/>
      <w:r w:rsidRPr="00FE1FE5">
        <w:rPr>
          <w:rFonts w:asciiTheme="majorBidi" w:hAnsiTheme="majorBidi" w:cstheme="majorBidi"/>
        </w:rPr>
        <w:t xml:space="preserve">CTRO </w:t>
      </w:r>
      <w:commentRangeEnd w:id="32"/>
      <w:r w:rsidR="00623873">
        <w:rPr>
          <w:rStyle w:val="CommentReference"/>
        </w:rPr>
        <w:commentReference w:id="32"/>
      </w:r>
      <w:r w:rsidRPr="00FE1FE5">
        <w:rPr>
          <w:rFonts w:asciiTheme="majorBidi" w:hAnsiTheme="majorBidi" w:cstheme="majorBidi"/>
        </w:rPr>
        <w:t>facility in Cadaval, 23 km southwest of the city</w:t>
      </w:r>
      <w:commentRangeEnd w:id="33"/>
      <w:r w:rsidR="00E8426F">
        <w:rPr>
          <w:rStyle w:val="CommentReference"/>
        </w:rPr>
        <w:commentReference w:id="33"/>
      </w:r>
      <w:r w:rsidRPr="00FE1FE5">
        <w:rPr>
          <w:rFonts w:asciiTheme="majorBidi" w:hAnsiTheme="majorBidi" w:cstheme="majorBidi"/>
        </w:rPr>
        <w:t xml:space="preserve">, </w:t>
      </w:r>
      <w:commentRangeStart w:id="34"/>
      <w:r w:rsidRPr="00FE1FE5">
        <w:rPr>
          <w:rFonts w:asciiTheme="majorBidi" w:hAnsiTheme="majorBidi" w:cstheme="majorBidi"/>
        </w:rPr>
        <w:t>outside the study area</w:t>
      </w:r>
      <w:commentRangeEnd w:id="34"/>
      <w:r w:rsidR="002824E8">
        <w:rPr>
          <w:rStyle w:val="CommentReference"/>
        </w:rPr>
        <w:commentReference w:id="34"/>
      </w:r>
      <w:r w:rsidRPr="00FE1FE5">
        <w:rPr>
          <w:rFonts w:asciiTheme="majorBidi" w:hAnsiTheme="majorBidi" w:cstheme="majorBidi"/>
        </w:rPr>
        <w:t xml:space="preserve">. </w:t>
      </w:r>
      <w:commentRangeStart w:id="35"/>
      <w:r w:rsidRPr="00FE1FE5">
        <w:rPr>
          <w:rFonts w:asciiTheme="majorBidi" w:hAnsiTheme="majorBidi" w:cstheme="majorBidi"/>
        </w:rPr>
        <w:t xml:space="preserve">Fleet composition, shift times, circuit periodicities </w:t>
      </w:r>
      <w:commentRangeEnd w:id="35"/>
      <w:r w:rsidR="00D73727">
        <w:rPr>
          <w:rStyle w:val="CommentReference"/>
        </w:rPr>
        <w:commentReference w:id="35"/>
      </w:r>
      <w:r w:rsidRPr="00FE1FE5">
        <w:rPr>
          <w:rFonts w:asciiTheme="majorBidi" w:hAnsiTheme="majorBidi" w:cstheme="majorBidi"/>
        </w:rPr>
        <w:t xml:space="preserve">and the driver fill-recording procedure are </w:t>
      </w:r>
      <w:commentRangeStart w:id="36"/>
      <w:r w:rsidRPr="00FE1FE5">
        <w:rPr>
          <w:rFonts w:asciiTheme="majorBidi" w:hAnsiTheme="majorBidi" w:cstheme="majorBidi"/>
        </w:rPr>
        <w:t>all recoverable from public sources, so the routing extension is no longer blocked by missing operational facts</w:t>
      </w:r>
      <w:commentRangeEnd w:id="36"/>
      <w:r w:rsidR="00E53545">
        <w:rPr>
          <w:rStyle w:val="CommentReference"/>
        </w:rPr>
        <w:commentReference w:id="36"/>
      </w:r>
      <w:r w:rsidRPr="00FE1FE5">
        <w:rPr>
          <w:rFonts w:asciiTheme="majorBidi" w:hAnsiTheme="majorBidi" w:cstheme="majorBidi"/>
        </w:rPr>
        <w:t>.</w:t>
      </w:r>
      <w:commentRangeStart w:id="37"/>
      <w:r w:rsidRPr="00FE1FE5">
        <w:rPr>
          <w:rFonts w:asciiTheme="majorBidi" w:hAnsiTheme="majorBidi" w:cstheme="majorBidi"/>
        </w:rPr>
        <w:t xml:space="preserve">   </w:t>
      </w:r>
      <w:commentRangeEnd w:id="37"/>
      <w:r w:rsidR="00E138E1">
        <w:rPr>
          <w:rStyle w:val="CommentReference"/>
        </w:rPr>
        <w:commentReference w:id="37"/>
      </w:r>
      <w:r w:rsidRPr="00FE1FE5">
        <w:rPr>
          <w:rFonts w:asciiTheme="majorBidi" w:hAnsiTheme="majorBidi" w:cstheme="majorBidi"/>
        </w:rPr>
        <w:t xml:space="preserve"> Second, the demand model in its current </w:t>
      </w:r>
      <w:commentRangeStart w:id="38"/>
      <w:commentRangeStart w:id="39"/>
      <w:r w:rsidRPr="00FE1FE5">
        <w:rPr>
          <w:rFonts w:asciiTheme="majorBidi" w:hAnsiTheme="majorBidi" w:cstheme="majorBidi"/>
        </w:rPr>
        <w:t>form does not work</w:t>
      </w:r>
      <w:commentRangeEnd w:id="38"/>
      <w:r w:rsidR="0092515C">
        <w:rPr>
          <w:rStyle w:val="CommentReference"/>
          <w:rtl/>
        </w:rPr>
        <w:commentReference w:id="38"/>
      </w:r>
      <w:commentRangeEnd w:id="39"/>
      <w:r w:rsidR="0092515C">
        <w:rPr>
          <w:rStyle w:val="CommentReference"/>
          <w:rtl/>
        </w:rPr>
        <w:commentReference w:id="39"/>
      </w:r>
      <w:r w:rsidRPr="00FE1FE5">
        <w:rPr>
          <w:rFonts w:asciiTheme="majorBidi" w:hAnsiTheme="majorBidi" w:cstheme="majorBidi"/>
        </w:rPr>
        <w:t xml:space="preserve">. The bin-level regression fitted </w:t>
      </w:r>
      <w:commentRangeStart w:id="40"/>
      <w:r w:rsidRPr="00FE1FE5">
        <w:rPr>
          <w:rFonts w:asciiTheme="majorBidi" w:hAnsiTheme="majorBidi" w:cstheme="majorBidi"/>
        </w:rPr>
        <w:t xml:space="preserve">to 452 </w:t>
      </w:r>
      <w:commentRangeEnd w:id="40"/>
      <w:r w:rsidR="0092515C">
        <w:rPr>
          <w:rStyle w:val="CommentReference"/>
        </w:rPr>
        <w:commentReference w:id="40"/>
      </w:r>
      <w:r w:rsidRPr="00FE1FE5">
        <w:rPr>
          <w:rFonts w:asciiTheme="majorBidi" w:hAnsiTheme="majorBidi" w:cstheme="majorBidi"/>
        </w:rPr>
        <w:t xml:space="preserve">containers </w:t>
      </w:r>
      <w:commentRangeStart w:id="41"/>
      <w:r w:rsidRPr="00FE1FE5">
        <w:rPr>
          <w:rFonts w:asciiTheme="majorBidi" w:hAnsiTheme="majorBidi" w:cstheme="majorBidi"/>
        </w:rPr>
        <w:t xml:space="preserve">explains 1.3 % of the variation </w:t>
      </w:r>
      <w:commentRangeEnd w:id="41"/>
      <w:r w:rsidR="00D63CF1">
        <w:rPr>
          <w:rStyle w:val="CommentReference"/>
        </w:rPr>
        <w:commentReference w:id="41"/>
      </w:r>
      <w:r w:rsidRPr="00FE1FE5">
        <w:rPr>
          <w:rFonts w:asciiTheme="majorBidi" w:hAnsiTheme="majorBidi" w:cstheme="majorBidi"/>
        </w:rPr>
        <w:t xml:space="preserve">in demand, and its overall </w:t>
      </w:r>
      <w:commentRangeStart w:id="42"/>
      <w:commentRangeStart w:id="43"/>
      <w:r w:rsidRPr="00FE1FE5">
        <w:rPr>
          <w:rFonts w:asciiTheme="majorBidi" w:hAnsiTheme="majorBidi" w:cstheme="majorBidi"/>
        </w:rPr>
        <w:t xml:space="preserve">F-test (p = 0.95) </w:t>
      </w:r>
      <w:commentRangeEnd w:id="42"/>
      <w:r w:rsidR="0092515C">
        <w:rPr>
          <w:rStyle w:val="CommentReference"/>
          <w:rtl/>
        </w:rPr>
        <w:commentReference w:id="42"/>
      </w:r>
      <w:commentRangeEnd w:id="43"/>
      <w:r w:rsidR="0092515C">
        <w:rPr>
          <w:rStyle w:val="CommentReference"/>
          <w:rtl/>
        </w:rPr>
        <w:commentReference w:id="43"/>
      </w:r>
      <w:commentRangeStart w:id="44"/>
      <w:r w:rsidRPr="00FE1FE5">
        <w:rPr>
          <w:rFonts w:asciiTheme="majorBidi" w:hAnsiTheme="majorBidi" w:cstheme="majorBidi"/>
        </w:rPr>
        <w:t xml:space="preserve">cannot reject the hypothesis </w:t>
      </w:r>
      <w:commentRangeEnd w:id="44"/>
      <w:r w:rsidR="00307FDE">
        <w:rPr>
          <w:rStyle w:val="CommentReference"/>
        </w:rPr>
        <w:commentReference w:id="44"/>
      </w:r>
      <w:r w:rsidRPr="00FE1FE5">
        <w:rPr>
          <w:rFonts w:asciiTheme="majorBidi" w:hAnsiTheme="majorBidi" w:cstheme="majorBidi"/>
        </w:rPr>
        <w:t xml:space="preserve">that the predictors explain nothing at all. This is not a small weakness; </w:t>
      </w:r>
      <w:commentRangeStart w:id="45"/>
      <w:r w:rsidRPr="00FE1FE5">
        <w:rPr>
          <w:rFonts w:asciiTheme="majorBidi" w:hAnsiTheme="majorBidi" w:cstheme="majorBidi"/>
        </w:rPr>
        <w:t>demand estimation feeds every optimisation stage downstream</w:t>
      </w:r>
      <w:commentRangeEnd w:id="45"/>
      <w:r w:rsidR="007334B0">
        <w:rPr>
          <w:rStyle w:val="CommentReference"/>
        </w:rPr>
        <w:commentReference w:id="45"/>
      </w:r>
      <w:r w:rsidRPr="00FE1FE5">
        <w:rPr>
          <w:rFonts w:asciiTheme="majorBidi" w:hAnsiTheme="majorBidi" w:cstheme="majorBidi"/>
        </w:rPr>
        <w:t xml:space="preserve">. </w:t>
      </w:r>
      <w:commentRangeStart w:id="46"/>
      <w:commentRangeStart w:id="47"/>
      <w:r w:rsidRPr="00FE1FE5">
        <w:rPr>
          <w:rFonts w:asciiTheme="majorBidi" w:hAnsiTheme="majorBidi" w:cstheme="majorBidi"/>
        </w:rPr>
        <w:t xml:space="preserve">The cause </w:t>
      </w:r>
      <w:commentRangeEnd w:id="47"/>
      <w:r w:rsidR="00307FDE">
        <w:rPr>
          <w:rStyle w:val="CommentReference"/>
          <w:rtl/>
        </w:rPr>
        <w:commentReference w:id="47"/>
      </w:r>
      <w:r w:rsidRPr="00FE1FE5">
        <w:rPr>
          <w:rFonts w:asciiTheme="majorBidi" w:hAnsiTheme="majorBidi" w:cstheme="majorBidi"/>
        </w:rPr>
        <w:t xml:space="preserve">is identifiable </w:t>
      </w:r>
      <w:commentRangeEnd w:id="46"/>
      <w:r w:rsidR="00F3151E">
        <w:rPr>
          <w:rStyle w:val="CommentReference"/>
          <w:rtl/>
        </w:rPr>
        <w:commentReference w:id="46"/>
      </w:r>
      <w:r w:rsidRPr="00FE1FE5">
        <w:rPr>
          <w:rFonts w:asciiTheme="majorBidi" w:hAnsiTheme="majorBidi" w:cstheme="majorBidi"/>
        </w:rPr>
        <w:t>and repairable: a static</w:t>
      </w:r>
      <w:commentRangeStart w:id="48"/>
      <w:r w:rsidRPr="00FE1FE5">
        <w:rPr>
          <w:rFonts w:asciiTheme="majorBidi" w:hAnsiTheme="majorBidi" w:cstheme="majorBidi"/>
        </w:rPr>
        <w:t xml:space="preserve">, cross-sectional </w:t>
      </w:r>
      <w:commentRangeEnd w:id="48"/>
      <w:r w:rsidR="0092515C">
        <w:rPr>
          <w:rStyle w:val="CommentReference"/>
        </w:rPr>
        <w:commentReference w:id="48"/>
      </w:r>
      <w:r w:rsidRPr="00FE1FE5">
        <w:rPr>
          <w:rFonts w:asciiTheme="majorBidi" w:hAnsiTheme="majorBidi" w:cstheme="majorBidi"/>
        </w:rPr>
        <w:t xml:space="preserve">specification is being asked to explain a dynamic quantity, and the response variable itself is built on </w:t>
      </w:r>
      <w:commentRangeStart w:id="49"/>
      <w:commentRangeStart w:id="50"/>
      <w:r w:rsidRPr="00FE1FE5">
        <w:rPr>
          <w:rFonts w:asciiTheme="majorBidi" w:hAnsiTheme="majorBidi" w:cstheme="majorBidi"/>
        </w:rPr>
        <w:t xml:space="preserve">trip-level </w:t>
      </w:r>
      <w:commentRangeEnd w:id="50"/>
      <w:r w:rsidR="00307FDE">
        <w:rPr>
          <w:rStyle w:val="CommentReference"/>
          <w:rtl/>
        </w:rPr>
        <w:commentReference w:id="50"/>
      </w:r>
      <w:r w:rsidRPr="00FE1FE5">
        <w:rPr>
          <w:rFonts w:asciiTheme="majorBidi" w:hAnsiTheme="majorBidi" w:cstheme="majorBidi"/>
        </w:rPr>
        <w:t>weights that cannot be attributed to single containers</w:t>
      </w:r>
      <w:commentRangeEnd w:id="49"/>
      <w:r w:rsidR="00DE7670">
        <w:rPr>
          <w:rStyle w:val="CommentReference"/>
          <w:rtl/>
        </w:rPr>
        <w:commentReference w:id="49"/>
      </w:r>
      <w:r w:rsidRPr="00FE1FE5">
        <w:rPr>
          <w:rFonts w:asciiTheme="majorBidi" w:hAnsiTheme="majorBidi" w:cstheme="majorBidi"/>
        </w:rPr>
        <w:t xml:space="preserve">. </w:t>
      </w:r>
      <w:commentRangeStart w:id="51"/>
      <w:r w:rsidRPr="00FE1FE5">
        <w:rPr>
          <w:rFonts w:asciiTheme="majorBidi" w:hAnsiTheme="majorBidi" w:cstheme="majorBidi"/>
        </w:rPr>
        <w:t>The sensors, the thesis's own subject, provide the repair</w:t>
      </w:r>
      <w:commentRangeEnd w:id="51"/>
      <w:r w:rsidR="001A59CD">
        <w:rPr>
          <w:rStyle w:val="CommentReference"/>
          <w:rtl/>
        </w:rPr>
        <w:commentReference w:id="51"/>
      </w:r>
      <w:r w:rsidRPr="00FE1FE5">
        <w:rPr>
          <w:rFonts w:asciiTheme="majorBidi" w:hAnsiTheme="majorBidi" w:cstheme="majorBidi"/>
        </w:rPr>
        <w:t xml:space="preserve">.    Third, the optimisation chain (deterministic capacitated p-median as baseline, stochastic scenario-based p-median as the main model) is </w:t>
      </w:r>
      <w:commentRangeStart w:id="52"/>
      <w:r w:rsidRPr="00FE1FE5">
        <w:rPr>
          <w:rFonts w:asciiTheme="majorBidi" w:hAnsiTheme="majorBidi" w:cstheme="majorBidi"/>
        </w:rPr>
        <w:t>methodologically sound</w:t>
      </w:r>
      <w:commentRangeEnd w:id="52"/>
      <w:r w:rsidR="00681F41">
        <w:rPr>
          <w:rStyle w:val="CommentReference"/>
          <w:rtl/>
        </w:rPr>
        <w:commentReference w:id="52"/>
      </w:r>
      <w:r w:rsidRPr="00FE1FE5">
        <w:rPr>
          <w:rFonts w:asciiTheme="majorBidi" w:hAnsiTheme="majorBidi" w:cstheme="majorBidi"/>
        </w:rPr>
        <w:t xml:space="preserve">, standard in the literature, and </w:t>
      </w:r>
      <w:commentRangeStart w:id="53"/>
      <w:r w:rsidRPr="00FE1FE5">
        <w:rPr>
          <w:rFonts w:asciiTheme="majorBidi" w:hAnsiTheme="majorBidi" w:cstheme="majorBidi"/>
        </w:rPr>
        <w:t>defensible before a jury.</w:t>
      </w:r>
      <w:commentRangeEnd w:id="53"/>
      <w:r w:rsidR="00623873">
        <w:rPr>
          <w:rStyle w:val="CommentReference"/>
        </w:rPr>
        <w:commentReference w:id="53"/>
      </w:r>
      <w:r w:rsidRPr="00FE1FE5">
        <w:rPr>
          <w:rFonts w:asciiTheme="majorBidi" w:hAnsiTheme="majorBidi" w:cstheme="majorBidi"/>
        </w:rPr>
        <w:t xml:space="preserve"> The existing Mosel implementation, however, is a synthetic proof of concept with ten invented population centres; it must be </w:t>
      </w:r>
      <w:commentRangeStart w:id="54"/>
      <w:r w:rsidRPr="00FE1FE5">
        <w:rPr>
          <w:rFonts w:asciiTheme="majorBidi" w:hAnsiTheme="majorBidi" w:cstheme="majorBidi"/>
        </w:rPr>
        <w:t xml:space="preserve">rebuilt on the real network </w:t>
      </w:r>
      <w:commentRangeEnd w:id="54"/>
      <w:r w:rsidR="00681F41">
        <w:rPr>
          <w:rStyle w:val="CommentReference"/>
          <w:rtl/>
        </w:rPr>
        <w:commentReference w:id="54"/>
      </w:r>
      <w:r w:rsidRPr="00FE1FE5">
        <w:rPr>
          <w:rFonts w:asciiTheme="majorBidi" w:hAnsiTheme="majorBidi" w:cstheme="majorBidi"/>
        </w:rPr>
        <w:t xml:space="preserve">before any thesis claim rests on it.    The report explains each method in plain terms, states the audit verdict with its evidence, and closes with a prioritised </w:t>
      </w:r>
      <w:commentRangeStart w:id="55"/>
      <w:r w:rsidRPr="00FE1FE5">
        <w:rPr>
          <w:rFonts w:asciiTheme="majorBidi" w:hAnsiTheme="majorBidi" w:cstheme="majorBidi"/>
        </w:rPr>
        <w:t>list of eleven recommendations</w:t>
      </w:r>
      <w:commentRangeEnd w:id="55"/>
      <w:r w:rsidR="00681F41">
        <w:rPr>
          <w:rStyle w:val="CommentReference"/>
        </w:rPr>
        <w:commentReference w:id="55"/>
      </w:r>
      <w:r w:rsidRPr="00FE1FE5">
        <w:rPr>
          <w:rFonts w:asciiTheme="majorBidi" w:hAnsiTheme="majorBidi" w:cstheme="majorBidi"/>
        </w:rPr>
        <w:t xml:space="preserve">. The </w:t>
      </w:r>
      <w:commentRangeStart w:id="56"/>
      <w:commentRangeStart w:id="57"/>
      <w:r w:rsidRPr="00FE1FE5">
        <w:rPr>
          <w:rFonts w:asciiTheme="majorBidi" w:hAnsiTheme="majorBidi" w:cstheme="majorBidi"/>
        </w:rPr>
        <w:t xml:space="preserve">single most </w:t>
      </w:r>
      <w:commentRangeEnd w:id="57"/>
      <w:r w:rsidR="00623873">
        <w:rPr>
          <w:rStyle w:val="CommentReference"/>
        </w:rPr>
        <w:commentReference w:id="57"/>
      </w:r>
      <w:r w:rsidRPr="00FE1FE5">
        <w:rPr>
          <w:rFonts w:asciiTheme="majorBidi" w:hAnsiTheme="majorBidi" w:cstheme="majorBidi"/>
        </w:rPr>
        <w:t>important one</w:t>
      </w:r>
      <w:commentRangeEnd w:id="56"/>
      <w:r w:rsidR="00681F41">
        <w:rPr>
          <w:rStyle w:val="CommentReference"/>
        </w:rPr>
        <w:commentReference w:id="56"/>
      </w:r>
      <w:r w:rsidRPr="00FE1FE5">
        <w:rPr>
          <w:rFonts w:asciiTheme="majorBidi" w:hAnsiTheme="majorBidi" w:cstheme="majorBidi"/>
        </w:rPr>
        <w:t>: rebuild the demand model at the container-day level with sensor-derived fill rates as the response, and only then re-run the location models.</w:t>
      </w:r>
    </w:p>
    <w:p w14:paraId="0F19B8A2" w14:textId="77777777" w:rsidR="00AD2610" w:rsidRPr="00FE1FE5" w:rsidRDefault="00AD2610">
      <w:pPr>
        <w:rPr>
          <w:rFonts w:asciiTheme="majorBidi" w:hAnsiTheme="majorBidi" w:cstheme="majorBidi" w:hint="cs"/>
          <w:rtl/>
          <w:lang w:bidi="fa-IR"/>
        </w:rPr>
        <w:sectPr w:rsidR="00AD2610" w:rsidRPr="00FE1FE5">
          <w:headerReference w:type="default" r:id="rId11"/>
          <w:footerReference w:type="default" r:id="rId12"/>
          <w:pgSz w:w="11906" w:h="16838"/>
          <w:pgMar w:top="1440" w:right="1440" w:bottom="1440" w:left="1440" w:header="708" w:footer="708" w:gutter="0"/>
          <w:pgNumType w:fmt="lowerRoman" w:start="1"/>
          <w:cols w:space="720"/>
          <w:docGrid w:linePitch="360"/>
        </w:sectPr>
      </w:pPr>
    </w:p>
    <w:p w14:paraId="68CCC896" w14:textId="77777777" w:rsidR="00AD2610" w:rsidRPr="00FE1FE5" w:rsidRDefault="00F26012">
      <w:pPr>
        <w:pStyle w:val="Heading1"/>
        <w:pageBreakBefore/>
        <w:spacing w:after="240"/>
        <w:rPr>
          <w:rFonts w:asciiTheme="majorBidi" w:hAnsiTheme="majorBidi" w:cstheme="majorBidi"/>
        </w:rPr>
      </w:pPr>
      <w:bookmarkStart w:id="58" w:name="_Toc237211460"/>
      <w:r w:rsidRPr="00FE1FE5">
        <w:rPr>
          <w:rFonts w:asciiTheme="majorBidi" w:eastAsia="Calibri Light" w:hAnsiTheme="majorBidi" w:cstheme="majorBidi"/>
          <w:b/>
          <w:bCs/>
          <w:color w:val="1F4E79"/>
        </w:rPr>
        <w:lastRenderedPageBreak/>
        <w:t>1.  Problem and context</w:t>
      </w:r>
      <w:bookmarkEnd w:id="58"/>
    </w:p>
    <w:p w14:paraId="13380301" w14:textId="77777777" w:rsidR="00AD2610" w:rsidRPr="00FE1FE5" w:rsidRDefault="00F26012">
      <w:pPr>
        <w:pStyle w:val="Heading2"/>
        <w:spacing w:before="280" w:after="140"/>
        <w:rPr>
          <w:rFonts w:asciiTheme="majorBidi" w:hAnsiTheme="majorBidi" w:cstheme="majorBidi"/>
        </w:rPr>
      </w:pPr>
      <w:bookmarkStart w:id="59" w:name="_Toc237211461"/>
      <w:commentRangeStart w:id="60"/>
      <w:r w:rsidRPr="00FE1FE5">
        <w:rPr>
          <w:rFonts w:asciiTheme="majorBidi" w:eastAsia="Calibri Light" w:hAnsiTheme="majorBidi" w:cstheme="majorBidi"/>
          <w:b/>
          <w:bCs/>
        </w:rPr>
        <w:t>1.1  The operational problem</w:t>
      </w:r>
      <w:bookmarkEnd w:id="59"/>
      <w:commentRangeEnd w:id="60"/>
      <w:r w:rsidR="00F80CAB">
        <w:rPr>
          <w:rStyle w:val="CommentReference"/>
          <w:color w:val="1F2937"/>
        </w:rPr>
        <w:commentReference w:id="60"/>
      </w:r>
    </w:p>
    <w:p w14:paraId="66D7EF0A"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Recyclable waste in Rio Maior is deposited by citizens at </w:t>
      </w:r>
      <w:commentRangeStart w:id="61"/>
      <w:r w:rsidRPr="00FE1FE5">
        <w:rPr>
          <w:rFonts w:asciiTheme="majorBidi" w:hAnsiTheme="majorBidi" w:cstheme="majorBidi"/>
        </w:rPr>
        <w:t xml:space="preserve">ecopontos, </w:t>
      </w:r>
      <w:commentRangeEnd w:id="61"/>
      <w:r w:rsidR="009C3050">
        <w:rPr>
          <w:rStyle w:val="CommentReference"/>
        </w:rPr>
        <w:commentReference w:id="61"/>
      </w:r>
      <w:r w:rsidRPr="00FE1FE5">
        <w:rPr>
          <w:rFonts w:asciiTheme="majorBidi" w:hAnsiTheme="majorBidi" w:cstheme="majorBidi"/>
        </w:rPr>
        <w:t xml:space="preserve">street sites holding, in the usual case, three </w:t>
      </w:r>
      <w:commentRangeStart w:id="62"/>
      <w:r w:rsidRPr="00FE1FE5">
        <w:rPr>
          <w:rFonts w:asciiTheme="majorBidi" w:hAnsiTheme="majorBidi" w:cstheme="majorBidi"/>
        </w:rPr>
        <w:t xml:space="preserve">2.5 m³ </w:t>
      </w:r>
      <w:commentRangeEnd w:id="62"/>
      <w:r w:rsidR="009C3050">
        <w:rPr>
          <w:rStyle w:val="CommentReference"/>
        </w:rPr>
        <w:commentReference w:id="62"/>
      </w:r>
      <w:r w:rsidRPr="00FE1FE5">
        <w:rPr>
          <w:rFonts w:asciiTheme="majorBidi" w:hAnsiTheme="majorBidi" w:cstheme="majorBidi"/>
        </w:rPr>
        <w:t xml:space="preserve">containers: blue for paper and card, yellow for packaging, green for glass. Collection is performed by Valorsul, the </w:t>
      </w:r>
      <w:commentRangeStart w:id="63"/>
      <w:r w:rsidRPr="00FE1FE5">
        <w:rPr>
          <w:rFonts w:asciiTheme="majorBidi" w:hAnsiTheme="majorBidi" w:cstheme="majorBidi"/>
        </w:rPr>
        <w:t>concession holder for Lisbon North and the Oeste region</w:t>
      </w:r>
      <w:commentRangeEnd w:id="63"/>
      <w:r w:rsidR="00B83F57">
        <w:rPr>
          <w:rStyle w:val="CommentReference"/>
          <w:rtl/>
        </w:rPr>
        <w:commentReference w:id="63"/>
      </w:r>
      <w:r w:rsidRPr="00FE1FE5">
        <w:rPr>
          <w:rFonts w:asciiTheme="majorBidi" w:hAnsiTheme="majorBidi" w:cstheme="majorBidi"/>
        </w:rPr>
        <w:t xml:space="preserve">, using predefined closed circuits: a </w:t>
      </w:r>
      <w:commentRangeStart w:id="64"/>
      <w:r w:rsidRPr="00FE1FE5">
        <w:rPr>
          <w:rFonts w:asciiTheme="majorBidi" w:hAnsiTheme="majorBidi" w:cstheme="majorBidi"/>
        </w:rPr>
        <w:t xml:space="preserve">truck leaves the CTRO treatment centre in </w:t>
      </w:r>
      <w:commentRangeStart w:id="65"/>
      <w:r w:rsidRPr="00FE1FE5">
        <w:rPr>
          <w:rFonts w:asciiTheme="majorBidi" w:hAnsiTheme="majorBidi" w:cstheme="majorBidi"/>
        </w:rPr>
        <w:t>Cadaval</w:t>
      </w:r>
      <w:commentRangeEnd w:id="64"/>
      <w:r w:rsidR="004B5D1D">
        <w:rPr>
          <w:rStyle w:val="CommentReference"/>
          <w:rtl/>
        </w:rPr>
        <w:commentReference w:id="64"/>
      </w:r>
      <w:commentRangeEnd w:id="65"/>
      <w:r w:rsidR="009C3050">
        <w:rPr>
          <w:rStyle w:val="CommentReference"/>
        </w:rPr>
        <w:commentReference w:id="65"/>
      </w:r>
      <w:r w:rsidRPr="00FE1FE5">
        <w:rPr>
          <w:rFonts w:asciiTheme="majorBidi" w:hAnsiTheme="majorBidi" w:cstheme="majorBidi"/>
        </w:rPr>
        <w:t xml:space="preserve">, </w:t>
      </w:r>
      <w:commentRangeStart w:id="66"/>
      <w:r w:rsidRPr="00FE1FE5">
        <w:rPr>
          <w:rFonts w:asciiTheme="majorBidi" w:hAnsiTheme="majorBidi" w:cstheme="majorBidi"/>
        </w:rPr>
        <w:t>empties the containers of one material type along its route</w:t>
      </w:r>
      <w:commentRangeEnd w:id="66"/>
      <w:r w:rsidR="0034754B">
        <w:rPr>
          <w:rStyle w:val="CommentReference"/>
        </w:rPr>
        <w:commentReference w:id="66"/>
      </w:r>
      <w:r w:rsidRPr="00FE1FE5">
        <w:rPr>
          <w:rFonts w:asciiTheme="majorBidi" w:hAnsiTheme="majorBidi" w:cstheme="majorBidi"/>
        </w:rPr>
        <w:t>, and returns to CTRO to be weighed and unloaded.</w:t>
      </w:r>
      <w:commentRangeStart w:id="67"/>
      <w:r w:rsidRPr="00FE1FE5">
        <w:rPr>
          <w:rFonts w:asciiTheme="majorBidi" w:hAnsiTheme="majorBidi" w:cstheme="majorBidi"/>
        </w:rPr>
        <w:t xml:space="preserve">    </w:t>
      </w:r>
      <w:commentRangeEnd w:id="67"/>
      <w:r w:rsidR="00D86897">
        <w:rPr>
          <w:rStyle w:val="CommentReference"/>
        </w:rPr>
        <w:commentReference w:id="67"/>
      </w:r>
      <w:r w:rsidRPr="00FE1FE5">
        <w:rPr>
          <w:rFonts w:asciiTheme="majorBidi" w:hAnsiTheme="majorBidi" w:cstheme="majorBidi"/>
        </w:rPr>
        <w:t xml:space="preserve">The weakness of this arrangement is that circuits run on fixed periodicities while container filling does not. A </w:t>
      </w:r>
      <w:commentRangeStart w:id="68"/>
      <w:r w:rsidRPr="00FE1FE5">
        <w:rPr>
          <w:rFonts w:asciiTheme="majorBidi" w:hAnsiTheme="majorBidi" w:cstheme="majorBidi"/>
        </w:rPr>
        <w:t xml:space="preserve">2014 study </w:t>
      </w:r>
      <w:commentRangeEnd w:id="68"/>
      <w:r w:rsidR="009C3050">
        <w:rPr>
          <w:rStyle w:val="CommentReference"/>
        </w:rPr>
        <w:commentReference w:id="68"/>
      </w:r>
      <w:r w:rsidRPr="00FE1FE5">
        <w:rPr>
          <w:rFonts w:asciiTheme="majorBidi" w:hAnsiTheme="majorBidi" w:cstheme="majorBidi"/>
        </w:rPr>
        <w:t xml:space="preserve">of the same system found circuits for paper running every 9.3 days on average and glass every 20.5 days, with fill levels recorded only as a driver's five-point visual estimate at the moment of collection. The </w:t>
      </w:r>
      <w:commentRangeStart w:id="69"/>
      <w:r w:rsidRPr="00FE1FE5">
        <w:rPr>
          <w:rFonts w:asciiTheme="majorBidi" w:hAnsiTheme="majorBidi" w:cstheme="majorBidi"/>
        </w:rPr>
        <w:t>result is the familiar pair of failures</w:t>
      </w:r>
      <w:commentRangeEnd w:id="69"/>
      <w:r w:rsidR="0065468B">
        <w:rPr>
          <w:rStyle w:val="CommentReference"/>
          <w:rtl/>
        </w:rPr>
        <w:commentReference w:id="69"/>
      </w:r>
      <w:r w:rsidRPr="00FE1FE5">
        <w:rPr>
          <w:rFonts w:asciiTheme="majorBidi" w:hAnsiTheme="majorBidi" w:cstheme="majorBidi"/>
        </w:rPr>
        <w:t xml:space="preserve">: trucks visiting containers that are nearly empty, and containers overflowing before their scheduled visit. WSmartRoute+ project data for a comparable operator found </w:t>
      </w:r>
      <w:commentRangeStart w:id="70"/>
      <w:r w:rsidRPr="00FE1FE5">
        <w:rPr>
          <w:rFonts w:asciiTheme="majorBidi" w:hAnsiTheme="majorBidi" w:cstheme="majorBidi"/>
        </w:rPr>
        <w:t>roughly half of rural containers below 25 %</w:t>
      </w:r>
      <w:commentRangeEnd w:id="70"/>
      <w:r w:rsidR="004B5D1D">
        <w:rPr>
          <w:rStyle w:val="CommentReference"/>
        </w:rPr>
        <w:commentReference w:id="70"/>
      </w:r>
      <w:r w:rsidRPr="00FE1FE5">
        <w:rPr>
          <w:rFonts w:asciiTheme="majorBidi" w:hAnsiTheme="majorBidi" w:cstheme="majorBidi"/>
        </w:rPr>
        <w:t xml:space="preserve"> fill at the moment of collection.    </w:t>
      </w:r>
      <w:commentRangeStart w:id="71"/>
      <w:r w:rsidRPr="00FE1FE5">
        <w:rPr>
          <w:rFonts w:asciiTheme="majorBidi" w:hAnsiTheme="majorBidi" w:cstheme="majorBidi"/>
        </w:rPr>
        <w:t>Between 2020 and 2024</w:t>
      </w:r>
      <w:commentRangeEnd w:id="71"/>
      <w:r w:rsidR="0034754B">
        <w:rPr>
          <w:rStyle w:val="CommentReference"/>
          <w:rtl/>
        </w:rPr>
        <w:commentReference w:id="71"/>
      </w:r>
      <w:r w:rsidRPr="00FE1FE5">
        <w:rPr>
          <w:rFonts w:asciiTheme="majorBidi" w:hAnsiTheme="majorBidi" w:cstheme="majorBidi"/>
        </w:rPr>
        <w:t xml:space="preserve">, fill-level </w:t>
      </w:r>
      <w:commentRangeStart w:id="72"/>
      <w:r w:rsidRPr="00FE1FE5">
        <w:rPr>
          <w:rFonts w:asciiTheme="majorBidi" w:hAnsiTheme="majorBidi" w:cstheme="majorBidi"/>
        </w:rPr>
        <w:t xml:space="preserve">sensors were installed in a pilot subset </w:t>
      </w:r>
      <w:commentRangeEnd w:id="72"/>
      <w:r w:rsidR="009C3050">
        <w:rPr>
          <w:rStyle w:val="CommentReference"/>
        </w:rPr>
        <w:commentReference w:id="72"/>
      </w:r>
      <w:r w:rsidRPr="00FE1FE5">
        <w:rPr>
          <w:rFonts w:asciiTheme="majorBidi" w:hAnsiTheme="majorBidi" w:cstheme="majorBidi"/>
        </w:rPr>
        <w:t xml:space="preserve">of Rio Maior's containers. The thesis asks what this new information stream is worth: specifically, </w:t>
      </w:r>
      <w:commentRangeStart w:id="73"/>
      <w:r w:rsidRPr="00FE1FE5">
        <w:rPr>
          <w:rFonts w:asciiTheme="majorBidi" w:hAnsiTheme="majorBidi" w:cstheme="majorBidi"/>
        </w:rPr>
        <w:t xml:space="preserve">whether container </w:t>
      </w:r>
      <w:r w:rsidRPr="00FE1FE5">
        <w:rPr>
          <w:rFonts w:asciiTheme="majorBidi" w:hAnsiTheme="majorBidi" w:cstheme="majorBidi"/>
          <w:i/>
          <w:iCs/>
        </w:rPr>
        <w:t>locations</w:t>
      </w:r>
      <w:commentRangeEnd w:id="73"/>
      <w:r w:rsidR="00D86897">
        <w:rPr>
          <w:rStyle w:val="CommentReference"/>
        </w:rPr>
        <w:commentReference w:id="73"/>
      </w:r>
      <w:r w:rsidRPr="00FE1FE5">
        <w:rPr>
          <w:rFonts w:asciiTheme="majorBidi" w:hAnsiTheme="majorBidi" w:cstheme="majorBidi"/>
        </w:rPr>
        <w:t xml:space="preserve"> </w:t>
      </w:r>
      <w:commentRangeStart w:id="74"/>
      <w:r w:rsidRPr="00FE1FE5">
        <w:rPr>
          <w:rFonts w:asciiTheme="majorBidi" w:hAnsiTheme="majorBidi" w:cstheme="majorBidi"/>
        </w:rPr>
        <w:t xml:space="preserve">— </w:t>
      </w:r>
      <w:commentRangeEnd w:id="74"/>
      <w:r w:rsidR="00D86897">
        <w:rPr>
          <w:rStyle w:val="CommentReference"/>
        </w:rPr>
        <w:commentReference w:id="74"/>
      </w:r>
      <w:commentRangeStart w:id="75"/>
      <w:r w:rsidRPr="00FE1FE5">
        <w:rPr>
          <w:rFonts w:asciiTheme="majorBidi" w:hAnsiTheme="majorBidi" w:cstheme="majorBidi"/>
        </w:rPr>
        <w:t>decided years ago on judgemen</w:t>
      </w:r>
      <w:commentRangeEnd w:id="75"/>
      <w:r w:rsidR="0034754B">
        <w:rPr>
          <w:rStyle w:val="CommentReference"/>
          <w:rtl/>
        </w:rPr>
        <w:commentReference w:id="75"/>
      </w:r>
      <w:r w:rsidRPr="00FE1FE5">
        <w:rPr>
          <w:rFonts w:asciiTheme="majorBidi" w:hAnsiTheme="majorBidi" w:cstheme="majorBidi"/>
        </w:rPr>
        <w:t xml:space="preserve">t </w:t>
      </w:r>
      <w:commentRangeStart w:id="76"/>
      <w:r w:rsidRPr="00FE1FE5">
        <w:rPr>
          <w:rFonts w:asciiTheme="majorBidi" w:hAnsiTheme="majorBidi" w:cstheme="majorBidi"/>
        </w:rPr>
        <w:t>—</w:t>
      </w:r>
      <w:commentRangeEnd w:id="76"/>
      <w:r w:rsidR="00D86897">
        <w:rPr>
          <w:rStyle w:val="CommentReference"/>
        </w:rPr>
        <w:commentReference w:id="76"/>
      </w:r>
      <w:r w:rsidRPr="00FE1FE5">
        <w:rPr>
          <w:rFonts w:asciiTheme="majorBidi" w:hAnsiTheme="majorBidi" w:cstheme="majorBidi"/>
        </w:rPr>
        <w:t xml:space="preserve"> can be re-optimised now that actual demand per site can be measured rather than assumed.</w:t>
      </w:r>
    </w:p>
    <w:p w14:paraId="04FA3CE3" w14:textId="77777777" w:rsidR="00AD2610" w:rsidRPr="00FE1FE5" w:rsidRDefault="00F26012">
      <w:pPr>
        <w:pStyle w:val="Heading2"/>
        <w:spacing w:before="280" w:after="140"/>
        <w:rPr>
          <w:rFonts w:asciiTheme="majorBidi" w:hAnsiTheme="majorBidi" w:cstheme="majorBidi" w:hint="cs"/>
          <w:rtl/>
          <w:lang w:bidi="fa-IR"/>
        </w:rPr>
      </w:pPr>
      <w:bookmarkStart w:id="77" w:name="_Toc237211462"/>
      <w:r w:rsidRPr="00FE1FE5">
        <w:rPr>
          <w:rFonts w:asciiTheme="majorBidi" w:eastAsia="Calibri Light" w:hAnsiTheme="majorBidi" w:cstheme="majorBidi"/>
          <w:b/>
          <w:bCs/>
        </w:rPr>
        <w:t>1.2  Research question and scope</w:t>
      </w:r>
      <w:bookmarkEnd w:id="77"/>
    </w:p>
    <w:p w14:paraId="0EFE734F"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The core of the thesis is strategic: </w:t>
      </w:r>
      <w:commentRangeStart w:id="78"/>
      <w:r w:rsidRPr="00FE1FE5">
        <w:rPr>
          <w:rFonts w:asciiTheme="majorBidi" w:hAnsiTheme="majorBidi" w:cstheme="majorBidi"/>
        </w:rPr>
        <w:t xml:space="preserve">estimate waste generation per site </w:t>
      </w:r>
      <w:commentRangeEnd w:id="78"/>
      <w:r w:rsidR="001D3335">
        <w:rPr>
          <w:rStyle w:val="CommentReference"/>
          <w:rtl/>
        </w:rPr>
        <w:commentReference w:id="78"/>
      </w:r>
      <w:r w:rsidRPr="00FE1FE5">
        <w:rPr>
          <w:rFonts w:asciiTheme="majorBidi" w:hAnsiTheme="majorBidi" w:cstheme="majorBidi"/>
        </w:rPr>
        <w:t xml:space="preserve">from sensor and collection data, then </w:t>
      </w:r>
      <w:commentRangeStart w:id="79"/>
      <w:r w:rsidRPr="00FE1FE5">
        <w:rPr>
          <w:rFonts w:asciiTheme="majorBidi" w:hAnsiTheme="majorBidi" w:cstheme="majorBidi"/>
        </w:rPr>
        <w:t xml:space="preserve">locate containers optimally against that demand </w:t>
      </w:r>
      <w:commentRangeEnd w:id="79"/>
      <w:r w:rsidR="00664617">
        <w:rPr>
          <w:rStyle w:val="CommentReference"/>
        </w:rPr>
        <w:commentReference w:id="79"/>
      </w:r>
      <w:commentRangeStart w:id="80"/>
      <w:r w:rsidRPr="00FE1FE5">
        <w:rPr>
          <w:rFonts w:asciiTheme="majorBidi" w:hAnsiTheme="majorBidi" w:cstheme="majorBidi"/>
        </w:rPr>
        <w:t>under both deterministic and uncertain formulations.</w:t>
      </w:r>
      <w:commentRangeEnd w:id="80"/>
      <w:r w:rsidR="00737C5D">
        <w:rPr>
          <w:rStyle w:val="CommentReference"/>
        </w:rPr>
        <w:commentReference w:id="80"/>
      </w:r>
      <w:r w:rsidRPr="00FE1FE5">
        <w:rPr>
          <w:rFonts w:asciiTheme="majorBidi" w:hAnsiTheme="majorBidi" w:cstheme="majorBidi"/>
        </w:rPr>
        <w:t xml:space="preserve"> Routing (VRP/IRP) and scheduling are extensions, activated only if operational data </w:t>
      </w:r>
      <w:commentRangeStart w:id="81"/>
      <w:r w:rsidRPr="00FE1FE5">
        <w:rPr>
          <w:rFonts w:asciiTheme="majorBidi" w:hAnsiTheme="majorBidi" w:cstheme="majorBidi"/>
        </w:rPr>
        <w:t>prove sufficient</w:t>
      </w:r>
      <w:commentRangeEnd w:id="81"/>
      <w:r w:rsidR="001D3335">
        <w:rPr>
          <w:rStyle w:val="CommentReference"/>
          <w:rtl/>
        </w:rPr>
        <w:commentReference w:id="81"/>
      </w:r>
      <w:r w:rsidRPr="00FE1FE5">
        <w:rPr>
          <w:rFonts w:asciiTheme="majorBidi" w:hAnsiTheme="majorBidi" w:cstheme="majorBidi"/>
        </w:rPr>
        <w:t xml:space="preserve">; the thesis stands without them. </w:t>
      </w:r>
      <w:commentRangeStart w:id="82"/>
      <w:r w:rsidRPr="00FE1FE5">
        <w:rPr>
          <w:rFonts w:asciiTheme="majorBidi" w:hAnsiTheme="majorBidi" w:cstheme="majorBidi"/>
        </w:rPr>
        <w:t xml:space="preserve">This scope was </w:t>
      </w:r>
      <w:commentRangeEnd w:id="82"/>
      <w:r w:rsidR="00D44FC7">
        <w:rPr>
          <w:rStyle w:val="CommentReference"/>
          <w:rtl/>
        </w:rPr>
        <w:commentReference w:id="82"/>
      </w:r>
      <w:r w:rsidRPr="00FE1FE5">
        <w:rPr>
          <w:rFonts w:asciiTheme="majorBidi" w:hAnsiTheme="majorBidi" w:cstheme="majorBidi"/>
        </w:rPr>
        <w:t xml:space="preserve">fixed at the proposal defence and is treated here as </w:t>
      </w:r>
      <w:commentRangeStart w:id="83"/>
      <w:r w:rsidRPr="00FE1FE5">
        <w:rPr>
          <w:rFonts w:asciiTheme="majorBidi" w:hAnsiTheme="majorBidi" w:cstheme="majorBidi"/>
        </w:rPr>
        <w:t>binding</w:t>
      </w:r>
      <w:commentRangeEnd w:id="83"/>
      <w:r w:rsidR="001D3335">
        <w:rPr>
          <w:rStyle w:val="CommentReference"/>
        </w:rPr>
        <w:commentReference w:id="83"/>
      </w:r>
      <w:r w:rsidRPr="00FE1FE5">
        <w:rPr>
          <w:rFonts w:asciiTheme="majorBidi" w:hAnsiTheme="majorBidi" w:cstheme="majorBidi"/>
        </w:rPr>
        <w:t>.</w:t>
      </w:r>
      <w:commentRangeStart w:id="84"/>
      <w:r w:rsidRPr="00FE1FE5">
        <w:rPr>
          <w:rFonts w:asciiTheme="majorBidi" w:hAnsiTheme="majorBidi" w:cstheme="majorBidi"/>
        </w:rPr>
        <w:t xml:space="preserve">    </w:t>
      </w:r>
      <w:commentRangeEnd w:id="84"/>
      <w:r w:rsidR="00D44FC7">
        <w:rPr>
          <w:rStyle w:val="CommentReference"/>
          <w:rtl/>
        </w:rPr>
        <w:commentReference w:id="84"/>
      </w:r>
      <w:r w:rsidRPr="00FE1FE5">
        <w:rPr>
          <w:rFonts w:asciiTheme="majorBidi" w:hAnsiTheme="majorBidi" w:cstheme="majorBidi"/>
        </w:rPr>
        <w:t xml:space="preserve">One boundary condition matters and is easy to get wrong: </w:t>
      </w:r>
      <w:commentRangeStart w:id="85"/>
      <w:r w:rsidRPr="00FE1FE5">
        <w:rPr>
          <w:rFonts w:asciiTheme="majorBidi" w:hAnsiTheme="majorBidi" w:cstheme="majorBidi"/>
        </w:rPr>
        <w:t xml:space="preserve">collection circuits serve containers </w:t>
      </w:r>
      <w:commentRangeEnd w:id="85"/>
      <w:r w:rsidR="008464D3">
        <w:rPr>
          <w:rStyle w:val="CommentReference"/>
        </w:rPr>
        <w:commentReference w:id="85"/>
      </w:r>
      <w:r w:rsidRPr="00FE1FE5">
        <w:rPr>
          <w:rFonts w:asciiTheme="majorBidi" w:hAnsiTheme="majorBidi" w:cstheme="majorBidi"/>
        </w:rPr>
        <w:t xml:space="preserve">inside and outside the urban study area in the same trip, and the </w:t>
      </w:r>
      <w:commentRangeStart w:id="86"/>
      <w:r w:rsidRPr="00FE1FE5">
        <w:rPr>
          <w:rFonts w:asciiTheme="majorBidi" w:hAnsiTheme="majorBidi" w:cstheme="majorBidi"/>
        </w:rPr>
        <w:t xml:space="preserve">depot itself </w:t>
      </w:r>
      <w:commentRangeEnd w:id="86"/>
      <w:r w:rsidR="008464D3">
        <w:rPr>
          <w:rStyle w:val="CommentReference"/>
        </w:rPr>
        <w:commentReference w:id="86"/>
      </w:r>
      <w:r w:rsidRPr="00FE1FE5">
        <w:rPr>
          <w:rFonts w:asciiTheme="majorBidi" w:hAnsiTheme="majorBidi" w:cstheme="majorBidi"/>
        </w:rPr>
        <w:t>lies outside it. Any routing analysis must model this explicitly. Clipping routes at the study-area border would fabricate distances and invalidate comparisons with real operations.</w:t>
      </w:r>
    </w:p>
    <w:p w14:paraId="529A62EF" w14:textId="77777777" w:rsidR="00AD2610" w:rsidRPr="00FE1FE5" w:rsidRDefault="00F26012">
      <w:pPr>
        <w:pStyle w:val="Heading1"/>
        <w:pageBreakBefore/>
        <w:spacing w:after="240"/>
        <w:rPr>
          <w:rFonts w:asciiTheme="majorBidi" w:hAnsiTheme="majorBidi" w:cstheme="majorBidi"/>
        </w:rPr>
      </w:pPr>
      <w:bookmarkStart w:id="87" w:name="_Toc237211463"/>
      <w:r w:rsidRPr="00FE1FE5">
        <w:rPr>
          <w:rFonts w:asciiTheme="majorBidi" w:eastAsia="Calibri Light" w:hAnsiTheme="majorBidi" w:cstheme="majorBidi"/>
          <w:b/>
          <w:bCs/>
          <w:color w:val="1F4E79"/>
        </w:rPr>
        <w:lastRenderedPageBreak/>
        <w:t xml:space="preserve">2.  </w:t>
      </w:r>
      <w:commentRangeStart w:id="88"/>
      <w:r w:rsidRPr="00FE1FE5">
        <w:rPr>
          <w:rFonts w:asciiTheme="majorBidi" w:eastAsia="Calibri Light" w:hAnsiTheme="majorBidi" w:cstheme="majorBidi"/>
          <w:b/>
          <w:bCs/>
          <w:color w:val="1F4E79"/>
        </w:rPr>
        <w:t>Data foundation</w:t>
      </w:r>
      <w:bookmarkEnd w:id="87"/>
      <w:commentRangeEnd w:id="88"/>
      <w:r w:rsidR="00D63CF1">
        <w:rPr>
          <w:rStyle w:val="CommentReference"/>
          <w:color w:val="1F2937"/>
        </w:rPr>
        <w:commentReference w:id="88"/>
      </w:r>
    </w:p>
    <w:p w14:paraId="07D23E5F" w14:textId="77777777" w:rsidR="00AD2610" w:rsidRPr="00FE1FE5" w:rsidRDefault="00F26012">
      <w:pPr>
        <w:pStyle w:val="Heading2"/>
        <w:spacing w:before="280" w:after="140"/>
        <w:rPr>
          <w:rFonts w:asciiTheme="majorBidi" w:hAnsiTheme="majorBidi" w:cstheme="majorBidi"/>
        </w:rPr>
      </w:pPr>
      <w:bookmarkStart w:id="89" w:name="_Toc237211464"/>
      <w:r w:rsidRPr="00FE1FE5">
        <w:rPr>
          <w:rFonts w:asciiTheme="majorBidi" w:eastAsia="Calibri Light" w:hAnsiTheme="majorBidi" w:cstheme="majorBidi"/>
          <w:b/>
          <w:bCs/>
        </w:rPr>
        <w:t>2.1  What exists</w:t>
      </w:r>
      <w:bookmarkEnd w:id="89"/>
    </w:p>
    <w:p w14:paraId="27AF8A4B" w14:textId="77777777" w:rsidR="00AD2610" w:rsidRPr="00FE1FE5" w:rsidRDefault="00F26012">
      <w:pPr>
        <w:keepNext/>
        <w:spacing w:before="200" w:after="80"/>
        <w:rPr>
          <w:rFonts w:asciiTheme="majorBidi" w:hAnsiTheme="majorBidi" w:cstheme="majorBidi"/>
        </w:rPr>
      </w:pPr>
      <w:commentRangeStart w:id="90"/>
      <w:r w:rsidRPr="00FE1FE5">
        <w:rPr>
          <w:rFonts w:asciiTheme="majorBidi" w:hAnsiTheme="majorBidi" w:cstheme="majorBidi"/>
          <w:b/>
          <w:bCs/>
          <w:color w:val="6B7280"/>
          <w:sz w:val="19"/>
          <w:szCs w:val="19"/>
        </w:rPr>
        <w:t xml:space="preserve">Table 1 </w:t>
      </w:r>
      <w:commentRangeEnd w:id="90"/>
      <w:r w:rsidR="008E4E3E">
        <w:rPr>
          <w:rStyle w:val="CommentReference"/>
          <w:rtl/>
        </w:rPr>
        <w:commentReference w:id="90"/>
      </w:r>
      <w:r w:rsidRPr="00FE1FE5">
        <w:rPr>
          <w:rFonts w:asciiTheme="majorBidi" w:hAnsiTheme="majorBidi" w:cstheme="majorBidi"/>
          <w:b/>
          <w:bCs/>
          <w:color w:val="6B7280"/>
          <w:sz w:val="19"/>
          <w:szCs w:val="19"/>
        </w:rPr>
        <w:t xml:space="preserve">— </w:t>
      </w:r>
      <w:r w:rsidRPr="00FE1FE5">
        <w:rPr>
          <w:rFonts w:asciiTheme="majorBidi" w:hAnsiTheme="majorBidi" w:cstheme="majorBidi"/>
          <w:color w:val="6B7280"/>
          <w:sz w:val="19"/>
          <w:szCs w:val="19"/>
        </w:rPr>
        <w:t>Datasets available to the thesis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920"/>
        <w:gridCol w:w="1920"/>
        <w:gridCol w:w="1920"/>
        <w:gridCol w:w="1920"/>
      </w:tblGrid>
      <w:tr w:rsidR="00AD2610" w:rsidRPr="00FE1FE5" w14:paraId="4F3B87CF" w14:textId="77777777">
        <w:trPr>
          <w:tblHeader/>
        </w:trPr>
        <w:tc>
          <w:tcPr>
            <w:tcW w:w="192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1459398A"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Dataset</w:t>
            </w:r>
          </w:p>
        </w:tc>
        <w:tc>
          <w:tcPr>
            <w:tcW w:w="192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3E0111E3"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Content</w:t>
            </w:r>
          </w:p>
        </w:tc>
        <w:tc>
          <w:tcPr>
            <w:tcW w:w="192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4A18187E"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Size</w:t>
            </w:r>
          </w:p>
        </w:tc>
        <w:tc>
          <w:tcPr>
            <w:tcW w:w="192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19706A40" w14:textId="77777777" w:rsidR="00AD2610" w:rsidRPr="00FE1FE5" w:rsidRDefault="00F26012">
            <w:pPr>
              <w:rPr>
                <w:rFonts w:asciiTheme="majorBidi" w:hAnsiTheme="majorBidi" w:cstheme="majorBidi"/>
              </w:rPr>
            </w:pPr>
            <w:commentRangeStart w:id="91"/>
            <w:r w:rsidRPr="00FE1FE5">
              <w:rPr>
                <w:rFonts w:asciiTheme="majorBidi" w:hAnsiTheme="majorBidi" w:cstheme="majorBidi"/>
                <w:b/>
                <w:bCs/>
                <w:sz w:val="19"/>
                <w:szCs w:val="19"/>
              </w:rPr>
              <w:t>Confirmed semantics</w:t>
            </w:r>
            <w:commentRangeEnd w:id="91"/>
            <w:r w:rsidR="008E4E3E">
              <w:rPr>
                <w:rStyle w:val="CommentReference"/>
                <w:rtl/>
              </w:rPr>
              <w:commentReference w:id="91"/>
            </w:r>
          </w:p>
        </w:tc>
        <w:tc>
          <w:tcPr>
            <w:tcW w:w="192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08A8CFE0" w14:textId="77777777" w:rsidR="00AD2610" w:rsidRPr="00FE1FE5" w:rsidRDefault="00AD2610">
            <w:pPr>
              <w:rPr>
                <w:rFonts w:asciiTheme="majorBidi" w:hAnsiTheme="majorBidi" w:cstheme="majorBidi"/>
              </w:rPr>
            </w:pPr>
          </w:p>
        </w:tc>
      </w:tr>
      <w:tr w:rsidR="00AD2610" w:rsidRPr="00FE1FE5" w14:paraId="1E88BD70" w14:textId="77777777">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9D5FC52" w14:textId="77777777" w:rsidR="00AD2610" w:rsidRPr="00FE1FE5" w:rsidRDefault="00F26012">
            <w:pPr>
              <w:rPr>
                <w:rFonts w:asciiTheme="majorBidi" w:hAnsiTheme="majorBidi" w:cstheme="majorBidi"/>
              </w:rPr>
            </w:pPr>
            <w:commentRangeStart w:id="92"/>
            <w:r w:rsidRPr="00FE1FE5">
              <w:rPr>
                <w:rFonts w:asciiTheme="majorBidi" w:hAnsiTheme="majorBidi" w:cstheme="majorBidi"/>
                <w:sz w:val="19"/>
                <w:szCs w:val="19"/>
              </w:rPr>
              <w:t xml:space="preserve">Sensor readings </w:t>
            </w:r>
            <w:commentRangeEnd w:id="92"/>
            <w:r w:rsidR="006E1FF5">
              <w:rPr>
                <w:rStyle w:val="CommentReference"/>
                <w:rtl/>
              </w:rPr>
              <w:commentReference w:id="92"/>
            </w:r>
            <w:r w:rsidRPr="00FE1FE5">
              <w:rPr>
                <w:rFonts w:asciiTheme="majorBidi" w:hAnsiTheme="majorBidi" w:cstheme="majorBidi"/>
                <w:sz w:val="19"/>
                <w:szCs w:val="19"/>
              </w:rPr>
              <w:t>CSV</w:t>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13DB3BF"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Raw fill-level time series</w:t>
            </w:r>
            <w:commentRangeStart w:id="93"/>
            <w:r w:rsidRPr="00FE1FE5">
              <w:rPr>
                <w:rFonts w:asciiTheme="majorBidi" w:hAnsiTheme="majorBidi" w:cstheme="majorBidi"/>
                <w:sz w:val="19"/>
                <w:szCs w:val="19"/>
              </w:rPr>
              <w:t>, 2020–2024</w:t>
            </w:r>
            <w:commentRangeEnd w:id="93"/>
            <w:r w:rsidR="006E1FF5">
              <w:rPr>
                <w:rStyle w:val="CommentReference"/>
                <w:rtl/>
              </w:rPr>
              <w:commentReference w:id="93"/>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7259E0D" w14:textId="77777777" w:rsidR="00AD2610" w:rsidRPr="00FE1FE5" w:rsidRDefault="00F26012">
            <w:pPr>
              <w:rPr>
                <w:rFonts w:asciiTheme="majorBidi" w:hAnsiTheme="majorBidi" w:cstheme="majorBidi"/>
              </w:rPr>
            </w:pPr>
            <w:commentRangeStart w:id="94"/>
            <w:r w:rsidRPr="00FE1FE5">
              <w:rPr>
                <w:rFonts w:asciiTheme="majorBidi" w:hAnsiTheme="majorBidi" w:cstheme="majorBidi"/>
                <w:sz w:val="19"/>
                <w:szCs w:val="19"/>
              </w:rPr>
              <w:t xml:space="preserve">1,048,575 </w:t>
            </w:r>
            <w:commentRangeEnd w:id="94"/>
            <w:r w:rsidR="006E1FF5">
              <w:rPr>
                <w:rStyle w:val="CommentReference"/>
                <w:rtl/>
              </w:rPr>
              <w:commentReference w:id="94"/>
            </w:r>
            <w:r w:rsidRPr="00FE1FE5">
              <w:rPr>
                <w:rFonts w:asciiTheme="majorBidi" w:hAnsiTheme="majorBidi" w:cstheme="majorBidi"/>
                <w:sz w:val="19"/>
                <w:szCs w:val="19"/>
              </w:rPr>
              <w:t xml:space="preserve">rows, 344 </w:t>
            </w:r>
            <w:commentRangeStart w:id="95"/>
            <w:r w:rsidRPr="00FE1FE5">
              <w:rPr>
                <w:rFonts w:asciiTheme="majorBidi" w:hAnsiTheme="majorBidi" w:cstheme="majorBidi"/>
                <w:sz w:val="19"/>
                <w:szCs w:val="19"/>
              </w:rPr>
              <w:t>containers</w:t>
            </w:r>
            <w:commentRangeEnd w:id="95"/>
            <w:r w:rsidR="00F818C1">
              <w:rPr>
                <w:rStyle w:val="CommentReference"/>
                <w:rtl/>
              </w:rPr>
              <w:commentReference w:id="95"/>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92D0F46" w14:textId="77777777" w:rsidR="00AD2610" w:rsidRPr="00FE1FE5" w:rsidRDefault="00F26012">
            <w:pPr>
              <w:rPr>
                <w:rFonts w:asciiTheme="majorBidi" w:hAnsiTheme="majorBidi" w:cstheme="majorBidi"/>
              </w:rPr>
            </w:pPr>
            <w:commentRangeStart w:id="96"/>
            <w:r w:rsidRPr="00FE1FE5">
              <w:rPr>
                <w:rFonts w:asciiTheme="majorBidi" w:hAnsiTheme="majorBidi" w:cstheme="majorBidi"/>
                <w:sz w:val="19"/>
                <w:szCs w:val="19"/>
              </w:rPr>
              <w:t>Fill percentage</w:t>
            </w:r>
            <w:commentRangeEnd w:id="96"/>
            <w:r w:rsidR="006E1FF5">
              <w:rPr>
                <w:rStyle w:val="CommentReference"/>
                <w:rtl/>
              </w:rPr>
              <w:commentReference w:id="96"/>
            </w:r>
            <w:r w:rsidRPr="00FE1FE5">
              <w:rPr>
                <w:rFonts w:asciiTheme="majorBidi" w:hAnsiTheme="majorBidi" w:cstheme="majorBidi"/>
                <w:sz w:val="19"/>
                <w:szCs w:val="19"/>
              </w:rPr>
              <w:t>; raw, unprocessed</w:t>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0AFACE5" w14:textId="77777777" w:rsidR="00AD2610" w:rsidRPr="00FE1FE5" w:rsidRDefault="00AD2610">
            <w:pPr>
              <w:rPr>
                <w:rFonts w:asciiTheme="majorBidi" w:hAnsiTheme="majorBidi" w:cstheme="majorBidi"/>
              </w:rPr>
            </w:pPr>
          </w:p>
        </w:tc>
      </w:tr>
      <w:tr w:rsidR="00AD2610" w:rsidRPr="00FE1FE5" w14:paraId="2EB12C3F" w14:textId="77777777">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ED8290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Collection records CSV</w:t>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5AC073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Driver-recorded fills + trip data</w:t>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39D3F5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 xml:space="preserve">264,817 rows, </w:t>
            </w:r>
            <w:commentRangeStart w:id="97"/>
            <w:r w:rsidRPr="00FE1FE5">
              <w:rPr>
                <w:rFonts w:asciiTheme="majorBidi" w:hAnsiTheme="majorBidi" w:cstheme="majorBidi"/>
                <w:sz w:val="19"/>
                <w:szCs w:val="19"/>
              </w:rPr>
              <w:t xml:space="preserve">816 </w:t>
            </w:r>
            <w:commentRangeEnd w:id="97"/>
            <w:r w:rsidR="006E1FF5">
              <w:rPr>
                <w:rStyle w:val="CommentReference"/>
                <w:rtl/>
              </w:rPr>
              <w:commentReference w:id="97"/>
            </w:r>
            <w:r w:rsidRPr="00FE1FE5">
              <w:rPr>
                <w:rFonts w:asciiTheme="majorBidi" w:hAnsiTheme="majorBidi" w:cstheme="majorBidi"/>
                <w:sz w:val="19"/>
                <w:szCs w:val="19"/>
              </w:rPr>
              <w:t>containers</w:t>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292CFB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 xml:space="preserve">0/25/50/75/100 visual scale at collection; </w:t>
            </w:r>
            <w:commentRangeStart w:id="98"/>
            <w:r w:rsidRPr="00FE1FE5">
              <w:rPr>
                <w:rFonts w:asciiTheme="majorBidi" w:hAnsiTheme="majorBidi" w:cstheme="majorBidi"/>
                <w:sz w:val="19"/>
                <w:szCs w:val="19"/>
              </w:rPr>
              <w:t>trip-level km and kg</w:t>
            </w:r>
            <w:commentRangeEnd w:id="98"/>
            <w:r w:rsidR="006E1FF5">
              <w:rPr>
                <w:rStyle w:val="CommentReference"/>
                <w:rtl/>
              </w:rPr>
              <w:commentReference w:id="98"/>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5371F1C" w14:textId="77777777" w:rsidR="00AD2610" w:rsidRPr="00FE1FE5" w:rsidRDefault="00AD2610">
            <w:pPr>
              <w:rPr>
                <w:rFonts w:asciiTheme="majorBidi" w:hAnsiTheme="majorBidi" w:cstheme="majorBidi"/>
              </w:rPr>
            </w:pPr>
          </w:p>
        </w:tc>
      </w:tr>
      <w:tr w:rsidR="00AD2610" w:rsidRPr="00FE1FE5" w14:paraId="2648E7DF" w14:textId="77777777">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DFB33C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Municipal GIS</w:t>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8FDDFF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 xml:space="preserve">Containers (464), </w:t>
            </w:r>
            <w:commentRangeStart w:id="99"/>
            <w:r w:rsidRPr="00FE1FE5">
              <w:rPr>
                <w:rFonts w:asciiTheme="majorBidi" w:hAnsiTheme="majorBidi" w:cstheme="majorBidi"/>
                <w:sz w:val="19"/>
                <w:szCs w:val="19"/>
              </w:rPr>
              <w:t xml:space="preserve">BGRI </w:t>
            </w:r>
            <w:commentRangeEnd w:id="99"/>
            <w:r w:rsidR="00855F8E">
              <w:rPr>
                <w:rStyle w:val="CommentReference"/>
                <w:rtl/>
              </w:rPr>
              <w:commentReference w:id="99"/>
            </w:r>
            <w:r w:rsidRPr="00FE1FE5">
              <w:rPr>
                <w:rFonts w:asciiTheme="majorBidi" w:hAnsiTheme="majorBidi" w:cstheme="majorBidi"/>
                <w:sz w:val="19"/>
                <w:szCs w:val="19"/>
              </w:rPr>
              <w:t xml:space="preserve">2021 census polygons (222), </w:t>
            </w:r>
            <w:commentRangeStart w:id="100"/>
            <w:r w:rsidRPr="00FE1FE5">
              <w:rPr>
                <w:rFonts w:asciiTheme="majorBidi" w:hAnsiTheme="majorBidi" w:cstheme="majorBidi"/>
                <w:sz w:val="19"/>
                <w:szCs w:val="19"/>
              </w:rPr>
              <w:t>land use</w:t>
            </w:r>
            <w:commentRangeEnd w:id="100"/>
            <w:r w:rsidR="00855F8E">
              <w:rPr>
                <w:rStyle w:val="CommentReference"/>
                <w:rtl/>
              </w:rPr>
              <w:commentReference w:id="100"/>
            </w:r>
            <w:r w:rsidRPr="00FE1FE5">
              <w:rPr>
                <w:rFonts w:asciiTheme="majorBidi" w:hAnsiTheme="majorBidi" w:cstheme="majorBidi"/>
                <w:sz w:val="19"/>
                <w:szCs w:val="19"/>
              </w:rPr>
              <w:t>, buildings, boundary, CBD</w:t>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E85C09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file geodatabase</w:t>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C39A9EF" w14:textId="77777777" w:rsidR="00AD2610" w:rsidRPr="00FE1FE5" w:rsidRDefault="00F26012">
            <w:pPr>
              <w:rPr>
                <w:rFonts w:asciiTheme="majorBidi" w:hAnsiTheme="majorBidi" w:cstheme="majorBidi"/>
              </w:rPr>
            </w:pPr>
            <w:commentRangeStart w:id="101"/>
            <w:r w:rsidRPr="00FE1FE5">
              <w:rPr>
                <w:rFonts w:asciiTheme="majorBidi" w:hAnsiTheme="majorBidi" w:cstheme="majorBidi"/>
                <w:sz w:val="19"/>
                <w:szCs w:val="19"/>
              </w:rPr>
              <w:t xml:space="preserve">EPSG:3763 </w:t>
            </w:r>
            <w:commentRangeEnd w:id="101"/>
            <w:r w:rsidR="00855F8E">
              <w:rPr>
                <w:rStyle w:val="CommentReference"/>
                <w:rtl/>
              </w:rPr>
              <w:commentReference w:id="101"/>
            </w:r>
            <w:r w:rsidRPr="00FE1FE5">
              <w:rPr>
                <w:rFonts w:asciiTheme="majorBidi" w:hAnsiTheme="majorBidi" w:cstheme="majorBidi"/>
                <w:sz w:val="19"/>
                <w:szCs w:val="19"/>
              </w:rPr>
              <w:t>after harmonisation</w:t>
            </w:r>
          </w:p>
        </w:tc>
        <w:tc>
          <w:tcPr>
            <w:tcW w:w="192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B390A32" w14:textId="77777777" w:rsidR="00AD2610" w:rsidRPr="00FE1FE5" w:rsidRDefault="00AD2610">
            <w:pPr>
              <w:rPr>
                <w:rFonts w:asciiTheme="majorBidi" w:hAnsiTheme="majorBidi" w:cstheme="majorBidi"/>
              </w:rPr>
            </w:pPr>
          </w:p>
        </w:tc>
      </w:tr>
      <w:tr w:rsidR="00AD2610" w:rsidRPr="00FE1FE5" w14:paraId="08FB9CF8" w14:textId="77777777">
        <w:tc>
          <w:tcPr>
            <w:tcW w:w="192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55F4295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Public operational sources</w:t>
            </w:r>
          </w:p>
        </w:tc>
        <w:tc>
          <w:tcPr>
            <w:tcW w:w="192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12E27B1F"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Depot, fleet, circuits, policy</w:t>
            </w:r>
          </w:p>
        </w:tc>
        <w:tc>
          <w:tcPr>
            <w:tcW w:w="192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159A148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w:t>
            </w:r>
          </w:p>
        </w:tc>
        <w:tc>
          <w:tcPr>
            <w:tcW w:w="192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53133937" w14:textId="77777777" w:rsidR="00AD2610" w:rsidRPr="00FE1FE5" w:rsidRDefault="00F26012">
            <w:pPr>
              <w:rPr>
                <w:rFonts w:asciiTheme="majorBidi" w:hAnsiTheme="majorBidi" w:cstheme="majorBidi"/>
              </w:rPr>
            </w:pPr>
            <w:commentRangeStart w:id="102"/>
            <w:r w:rsidRPr="00FE1FE5">
              <w:rPr>
                <w:rFonts w:asciiTheme="majorBidi" w:hAnsiTheme="majorBidi" w:cstheme="majorBidi"/>
                <w:sz w:val="19"/>
                <w:szCs w:val="19"/>
              </w:rPr>
              <w:t>Valorsul + IST dissertation (Lopes, 2014)</w:t>
            </w:r>
            <w:commentRangeEnd w:id="102"/>
            <w:r w:rsidR="00855F8E">
              <w:rPr>
                <w:rStyle w:val="CommentReference"/>
                <w:rtl/>
              </w:rPr>
              <w:commentReference w:id="102"/>
            </w:r>
          </w:p>
        </w:tc>
        <w:tc>
          <w:tcPr>
            <w:tcW w:w="192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2386E493" w14:textId="77777777" w:rsidR="00AD2610" w:rsidRPr="00FE1FE5" w:rsidRDefault="00AD2610">
            <w:pPr>
              <w:rPr>
                <w:rFonts w:asciiTheme="majorBidi" w:hAnsiTheme="majorBidi" w:cstheme="majorBidi"/>
              </w:rPr>
            </w:pPr>
          </w:p>
        </w:tc>
      </w:tr>
    </w:tbl>
    <w:p w14:paraId="37C18719" w14:textId="77777777" w:rsidR="00AD2610" w:rsidRPr="00FE1FE5" w:rsidRDefault="00AD2610">
      <w:pPr>
        <w:spacing w:after="160"/>
        <w:rPr>
          <w:rFonts w:asciiTheme="majorBidi" w:hAnsiTheme="majorBidi" w:cstheme="majorBidi"/>
        </w:rPr>
      </w:pPr>
    </w:p>
    <w:p w14:paraId="16689BFB" w14:textId="77777777" w:rsidR="00AD2610" w:rsidRPr="00FE1FE5" w:rsidRDefault="00F26012">
      <w:pPr>
        <w:pStyle w:val="Heading2"/>
        <w:spacing w:before="280" w:after="140"/>
        <w:rPr>
          <w:rFonts w:asciiTheme="majorBidi" w:hAnsiTheme="majorBidi" w:cstheme="majorBidi"/>
        </w:rPr>
      </w:pPr>
      <w:bookmarkStart w:id="103" w:name="_Toc237211465"/>
      <w:r w:rsidRPr="00FE1FE5">
        <w:rPr>
          <w:rFonts w:asciiTheme="majorBidi" w:eastAsia="Calibri Light" w:hAnsiTheme="majorBidi" w:cstheme="majorBidi"/>
          <w:b/>
          <w:bCs/>
        </w:rPr>
        <w:t>2.2  Known defects and their consequences</w:t>
      </w:r>
      <w:bookmarkEnd w:id="103"/>
    </w:p>
    <w:p w14:paraId="4634B41D" w14:textId="77777777" w:rsidR="00AD2610" w:rsidRPr="00FE1FE5" w:rsidRDefault="00F26012">
      <w:pPr>
        <w:keepNext/>
        <w:spacing w:before="200" w:after="80"/>
        <w:rPr>
          <w:rFonts w:asciiTheme="majorBidi" w:hAnsiTheme="majorBidi" w:cstheme="majorBidi"/>
        </w:rPr>
      </w:pPr>
      <w:commentRangeStart w:id="104"/>
      <w:r w:rsidRPr="00FE1FE5">
        <w:rPr>
          <w:rFonts w:asciiTheme="majorBidi" w:hAnsiTheme="majorBidi" w:cstheme="majorBidi"/>
          <w:b/>
          <w:bCs/>
          <w:color w:val="6B7280"/>
          <w:sz w:val="19"/>
          <w:szCs w:val="19"/>
        </w:rPr>
        <w:t xml:space="preserve">Table 2 — </w:t>
      </w:r>
      <w:r w:rsidRPr="00FE1FE5">
        <w:rPr>
          <w:rFonts w:asciiTheme="majorBidi" w:hAnsiTheme="majorBidi" w:cstheme="majorBidi"/>
          <w:color w:val="6B7280"/>
          <w:sz w:val="19"/>
          <w:szCs w:val="19"/>
        </w:rPr>
        <w:t>Defect register and modelling consequences</w:t>
      </w:r>
      <w:commentRangeEnd w:id="104"/>
      <w:r w:rsidR="009F6562">
        <w:rPr>
          <w:rStyle w:val="CommentReference"/>
        </w:rPr>
        <w:commentReference w:id="104"/>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AD2610" w:rsidRPr="00FE1FE5" w14:paraId="00CC0DB5" w14:textId="77777777">
        <w:trPr>
          <w:tblHeader/>
        </w:trPr>
        <w:tc>
          <w:tcPr>
            <w:tcW w:w="24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6EEEA4C2" w14:textId="77777777" w:rsidR="00AD2610" w:rsidRPr="00FE1FE5" w:rsidRDefault="00F26012">
            <w:pPr>
              <w:rPr>
                <w:rFonts w:asciiTheme="majorBidi" w:hAnsiTheme="majorBidi" w:cstheme="majorBidi"/>
              </w:rPr>
            </w:pPr>
            <w:commentRangeStart w:id="105"/>
            <w:r w:rsidRPr="00FE1FE5">
              <w:rPr>
                <w:rFonts w:asciiTheme="majorBidi" w:hAnsiTheme="majorBidi" w:cstheme="majorBidi"/>
                <w:b/>
                <w:bCs/>
                <w:sz w:val="19"/>
                <w:szCs w:val="19"/>
              </w:rPr>
              <w:t>ID</w:t>
            </w:r>
            <w:commentRangeEnd w:id="105"/>
            <w:r w:rsidR="00351035">
              <w:rPr>
                <w:rStyle w:val="CommentReference"/>
                <w:rtl/>
              </w:rPr>
              <w:commentReference w:id="105"/>
            </w:r>
          </w:p>
        </w:tc>
        <w:tc>
          <w:tcPr>
            <w:tcW w:w="24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43399B7" w14:textId="77777777" w:rsidR="00AD2610" w:rsidRPr="00FE1FE5" w:rsidRDefault="00F26012">
            <w:pPr>
              <w:rPr>
                <w:rFonts w:asciiTheme="majorBidi" w:hAnsiTheme="majorBidi" w:cstheme="majorBidi"/>
              </w:rPr>
            </w:pPr>
            <w:commentRangeStart w:id="106"/>
            <w:r w:rsidRPr="00FE1FE5">
              <w:rPr>
                <w:rFonts w:asciiTheme="majorBidi" w:hAnsiTheme="majorBidi" w:cstheme="majorBidi"/>
                <w:b/>
                <w:bCs/>
                <w:sz w:val="19"/>
                <w:szCs w:val="19"/>
              </w:rPr>
              <w:t>Defect</w:t>
            </w:r>
            <w:commentRangeEnd w:id="106"/>
            <w:r w:rsidR="00351035">
              <w:rPr>
                <w:rStyle w:val="CommentReference"/>
                <w:rtl/>
              </w:rPr>
              <w:commentReference w:id="106"/>
            </w:r>
          </w:p>
        </w:tc>
        <w:tc>
          <w:tcPr>
            <w:tcW w:w="24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A9CE968" w14:textId="77777777" w:rsidR="00AD2610" w:rsidRPr="00FE1FE5" w:rsidRDefault="00F26012">
            <w:pPr>
              <w:rPr>
                <w:rFonts w:asciiTheme="majorBidi" w:hAnsiTheme="majorBidi" w:cstheme="majorBidi"/>
              </w:rPr>
            </w:pPr>
            <w:commentRangeStart w:id="107"/>
            <w:r w:rsidRPr="00FE1FE5">
              <w:rPr>
                <w:rFonts w:asciiTheme="majorBidi" w:hAnsiTheme="majorBidi" w:cstheme="majorBidi"/>
                <w:b/>
                <w:bCs/>
                <w:sz w:val="19"/>
                <w:szCs w:val="19"/>
              </w:rPr>
              <w:t>Consequence</w:t>
            </w:r>
            <w:commentRangeEnd w:id="107"/>
            <w:r w:rsidR="00351035">
              <w:rPr>
                <w:rStyle w:val="CommentReference"/>
                <w:rtl/>
              </w:rPr>
              <w:commentReference w:id="107"/>
            </w:r>
          </w:p>
        </w:tc>
        <w:tc>
          <w:tcPr>
            <w:tcW w:w="24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0B31226" w14:textId="77777777" w:rsidR="00AD2610" w:rsidRPr="00FE1FE5" w:rsidRDefault="00AD2610">
            <w:pPr>
              <w:rPr>
                <w:rFonts w:asciiTheme="majorBidi" w:hAnsiTheme="majorBidi" w:cstheme="majorBidi"/>
              </w:rPr>
            </w:pPr>
          </w:p>
        </w:tc>
      </w:tr>
      <w:tr w:rsidR="00AD2610" w:rsidRPr="00FE1FE5" w14:paraId="3A3684F6"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F367A5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D1</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7FF840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Sensor file truncated at exactly the Excel row limit (1,048,576); no re-export possible</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07865D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The 344 sensor containers are an arbitrary subset of ≈800; coverage must be validated spatially, and the truncation disclosed as an inclusion criterion</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5E76C67" w14:textId="77777777" w:rsidR="00AD2610" w:rsidRPr="00FE1FE5" w:rsidRDefault="00AD2610">
            <w:pPr>
              <w:rPr>
                <w:rFonts w:asciiTheme="majorBidi" w:hAnsiTheme="majorBidi" w:cstheme="majorBidi"/>
              </w:rPr>
            </w:pPr>
          </w:p>
        </w:tc>
      </w:tr>
      <w:tr w:rsidR="00AD2610" w:rsidRPr="00FE1FE5" w14:paraId="36BFBA85"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89792AB" w14:textId="77777777" w:rsidR="00AD2610" w:rsidRPr="00FE1FE5" w:rsidRDefault="00F26012">
            <w:pPr>
              <w:rPr>
                <w:rFonts w:asciiTheme="majorBidi" w:hAnsiTheme="majorBidi" w:cstheme="majorBidi"/>
              </w:rPr>
            </w:pPr>
            <w:commentRangeStart w:id="108"/>
            <w:r w:rsidRPr="00FE1FE5">
              <w:rPr>
                <w:rFonts w:asciiTheme="majorBidi" w:hAnsiTheme="majorBidi" w:cstheme="majorBidi"/>
                <w:sz w:val="19"/>
                <w:szCs w:val="19"/>
              </w:rPr>
              <w:t>D2</w:t>
            </w:r>
            <w:commentRangeEnd w:id="108"/>
            <w:r w:rsidR="009F6562">
              <w:rPr>
                <w:rStyle w:val="CommentReference"/>
              </w:rPr>
              <w:commentReference w:id="108"/>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9E27C3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`idrecolha` duplicates the fill value in 90.8 % of sensor rows</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0C5335D"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Sensor file carries no usable collection identifier; collection events must come from the driver file</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8502C48" w14:textId="77777777" w:rsidR="00AD2610" w:rsidRPr="00FE1FE5" w:rsidRDefault="00AD2610">
            <w:pPr>
              <w:rPr>
                <w:rFonts w:asciiTheme="majorBidi" w:hAnsiTheme="majorBidi" w:cstheme="majorBidi"/>
              </w:rPr>
            </w:pPr>
          </w:p>
        </w:tc>
      </w:tr>
      <w:tr w:rsidR="00AD2610" w:rsidRPr="00FE1FE5" w14:paraId="689DB47A"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4635D9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D3</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30ABC4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Every sensor container's maximum reading is 82–84, never higher</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DE4E54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The stated 0–100 % range is not what the data show; treat 82–84 as effective full, or rescale; unresolved with the data provider</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13BA7B6" w14:textId="77777777" w:rsidR="00AD2610" w:rsidRPr="00FE1FE5" w:rsidRDefault="00AD2610">
            <w:pPr>
              <w:rPr>
                <w:rFonts w:asciiTheme="majorBidi" w:hAnsiTheme="majorBidi" w:cstheme="majorBidi"/>
              </w:rPr>
            </w:pPr>
          </w:p>
        </w:tc>
      </w:tr>
      <w:tr w:rsidR="00AD2610" w:rsidRPr="00FE1FE5" w14:paraId="60CB2CC8"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521917B" w14:textId="77777777" w:rsidR="00AD2610" w:rsidRPr="00FE1FE5" w:rsidRDefault="00F26012">
            <w:pPr>
              <w:rPr>
                <w:rFonts w:asciiTheme="majorBidi" w:hAnsiTheme="majorBidi" w:cstheme="majorBidi"/>
              </w:rPr>
            </w:pPr>
            <w:commentRangeStart w:id="109"/>
            <w:r w:rsidRPr="00FE1FE5">
              <w:rPr>
                <w:rFonts w:asciiTheme="majorBidi" w:hAnsiTheme="majorBidi" w:cstheme="majorBidi"/>
                <w:sz w:val="19"/>
                <w:szCs w:val="19"/>
              </w:rPr>
              <w:t>D4</w:t>
            </w:r>
            <w:commentRangeEnd w:id="109"/>
            <w:r w:rsidR="009F6562">
              <w:rPr>
                <w:rStyle w:val="CommentReference"/>
              </w:rPr>
              <w:commentReference w:id="109"/>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3D6BC8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96,832 negative readings (9.2 %), in two distinct patterns (−1…−9 and −89…−116)</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00A69C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Removed as errors per author ruling; counts must be reported in the thesis</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A887A5D" w14:textId="77777777" w:rsidR="00AD2610" w:rsidRPr="00FE1FE5" w:rsidRDefault="00AD2610">
            <w:pPr>
              <w:rPr>
                <w:rFonts w:asciiTheme="majorBidi" w:hAnsiTheme="majorBidi" w:cstheme="majorBidi"/>
              </w:rPr>
            </w:pPr>
          </w:p>
        </w:tc>
      </w:tr>
      <w:tr w:rsidR="00AD2610" w:rsidRPr="00FE1FE5" w14:paraId="2874B57D"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D81DD2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D5</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A0F167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Trip weight cannot be attributed to single containers</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FDD845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Container-level demand in kg cannot come directly from `Peso total`; it must be constructed (Section 4.2)</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029A391" w14:textId="77777777" w:rsidR="00AD2610" w:rsidRPr="00FE1FE5" w:rsidRDefault="00AD2610">
            <w:pPr>
              <w:rPr>
                <w:rFonts w:asciiTheme="majorBidi" w:hAnsiTheme="majorBidi" w:cstheme="majorBidi"/>
              </w:rPr>
            </w:pPr>
          </w:p>
        </w:tc>
      </w:tr>
      <w:tr w:rsidR="00AD2610" w:rsidRPr="00FE1FE5" w14:paraId="493877B7"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0633EA6" w14:textId="77777777" w:rsidR="00AD2610" w:rsidRPr="00FE1FE5" w:rsidRDefault="00F26012">
            <w:pPr>
              <w:rPr>
                <w:rFonts w:asciiTheme="majorBidi" w:hAnsiTheme="majorBidi" w:cstheme="majorBidi"/>
              </w:rPr>
            </w:pPr>
            <w:commentRangeStart w:id="110"/>
            <w:r w:rsidRPr="00FE1FE5">
              <w:rPr>
                <w:rFonts w:asciiTheme="majorBidi" w:hAnsiTheme="majorBidi" w:cstheme="majorBidi"/>
                <w:sz w:val="19"/>
                <w:szCs w:val="19"/>
              </w:rPr>
              <w:t>D6</w:t>
            </w:r>
            <w:commentRangeEnd w:id="110"/>
            <w:r w:rsidR="009F6562">
              <w:rPr>
                <w:rStyle w:val="CommentReference"/>
              </w:rPr>
              <w:commentReference w:id="110"/>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A672FA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Only 193 of the 464 GIS-mapped containers appear in the sensor data; 151 sensor containers have no GIS match</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39C399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Spatial joins will silently lose containers; the match key set must be reconciled before modelling</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B593AFB" w14:textId="77777777" w:rsidR="00AD2610" w:rsidRPr="00FE1FE5" w:rsidRDefault="00AD2610">
            <w:pPr>
              <w:rPr>
                <w:rFonts w:asciiTheme="majorBidi" w:hAnsiTheme="majorBidi" w:cstheme="majorBidi"/>
              </w:rPr>
            </w:pPr>
          </w:p>
        </w:tc>
      </w:tr>
      <w:tr w:rsidR="00AD2610" w:rsidRPr="00FE1FE5" w14:paraId="7F20D82B" w14:textId="77777777">
        <w:tc>
          <w:tcPr>
            <w:tcW w:w="24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16557AB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lastRenderedPageBreak/>
              <w:t>D7</w:t>
            </w:r>
          </w:p>
        </w:tc>
        <w:tc>
          <w:tcPr>
            <w:tcW w:w="24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685203D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BGRI polygons sum to 37,548 residents against a 2021 municipal population near 21,000</w:t>
            </w:r>
          </w:p>
        </w:tc>
        <w:tc>
          <w:tcPr>
            <w:tcW w:w="24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2D6A39E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The census layer likely contains duplicated or out-of-area subsections; must be resolved before population-weighted demand is computed</w:t>
            </w:r>
          </w:p>
        </w:tc>
        <w:tc>
          <w:tcPr>
            <w:tcW w:w="24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5F3B405B" w14:textId="77777777" w:rsidR="00AD2610" w:rsidRPr="00FE1FE5" w:rsidRDefault="00AD2610">
            <w:pPr>
              <w:rPr>
                <w:rFonts w:asciiTheme="majorBidi" w:hAnsiTheme="majorBidi" w:cstheme="majorBidi"/>
              </w:rPr>
            </w:pPr>
          </w:p>
        </w:tc>
      </w:tr>
    </w:tbl>
    <w:p w14:paraId="2A11E627" w14:textId="77777777" w:rsidR="00AD2610" w:rsidRPr="00FE1FE5" w:rsidRDefault="00AD2610">
      <w:pPr>
        <w:spacing w:after="160"/>
        <w:rPr>
          <w:rFonts w:asciiTheme="majorBidi" w:hAnsiTheme="majorBidi" w:cstheme="majorBidi"/>
        </w:rPr>
      </w:pPr>
    </w:p>
    <w:p w14:paraId="0BB73BD1" w14:textId="77777777" w:rsidR="00AD2610" w:rsidRPr="00FE1FE5" w:rsidRDefault="00F26012">
      <w:pPr>
        <w:pStyle w:val="Heading2"/>
        <w:spacing w:before="280" w:after="140"/>
        <w:rPr>
          <w:rFonts w:asciiTheme="majorBidi" w:hAnsiTheme="majorBidi" w:cstheme="majorBidi"/>
        </w:rPr>
      </w:pPr>
      <w:bookmarkStart w:id="111" w:name="_Toc237211466"/>
      <w:r w:rsidRPr="00FE1FE5">
        <w:rPr>
          <w:rFonts w:asciiTheme="majorBidi" w:eastAsia="Calibri Light" w:hAnsiTheme="majorBidi" w:cstheme="majorBidi"/>
          <w:b/>
          <w:bCs/>
        </w:rPr>
        <w:t>2.3  Spatial picture</w:t>
      </w:r>
      <w:bookmarkEnd w:id="111"/>
    </w:p>
    <w:p w14:paraId="0F7E65A5" w14:textId="77777777" w:rsidR="00AD2610" w:rsidRPr="00FE1FE5" w:rsidRDefault="00F26012">
      <w:pPr>
        <w:spacing w:after="120" w:line="300" w:lineRule="auto"/>
        <w:jc w:val="both"/>
        <w:rPr>
          <w:rFonts w:asciiTheme="majorBidi" w:hAnsiTheme="majorBidi" w:cstheme="majorBidi"/>
        </w:rPr>
      </w:pPr>
      <w:commentRangeStart w:id="112"/>
      <w:r w:rsidRPr="00FE1FE5">
        <w:rPr>
          <w:rFonts w:asciiTheme="majorBidi" w:hAnsiTheme="majorBidi" w:cstheme="majorBidi"/>
        </w:rPr>
        <w:t xml:space="preserve">Three maps accompany </w:t>
      </w:r>
      <w:commentRangeEnd w:id="112"/>
      <w:r w:rsidR="00ED0C7F">
        <w:rPr>
          <w:rStyle w:val="CommentReference"/>
          <w:rtl/>
        </w:rPr>
        <w:commentReference w:id="112"/>
      </w:r>
      <w:r w:rsidRPr="00FE1FE5">
        <w:rPr>
          <w:rFonts w:asciiTheme="majorBidi" w:hAnsiTheme="majorBidi" w:cstheme="majorBidi"/>
        </w:rPr>
        <w:t xml:space="preserve">this report. The container network map shows the 464 mapped sites concentrated in the urban core, with glass containers dispersed furthest into the periphery. The population map overlays the BGRI 2021 subsections; the </w:t>
      </w:r>
      <w:commentRangeStart w:id="113"/>
      <w:r w:rsidRPr="00FE1FE5">
        <w:rPr>
          <w:rFonts w:asciiTheme="majorBidi" w:hAnsiTheme="majorBidi" w:cstheme="majorBidi"/>
        </w:rPr>
        <w:t>visual correspondence</w:t>
      </w:r>
      <w:commentRangeEnd w:id="113"/>
      <w:r w:rsidR="00AF1C58">
        <w:rPr>
          <w:rStyle w:val="CommentReference"/>
          <w:rtl/>
        </w:rPr>
        <w:commentReference w:id="113"/>
      </w:r>
      <w:r w:rsidRPr="00FE1FE5">
        <w:rPr>
          <w:rFonts w:asciiTheme="majorBidi" w:hAnsiTheme="majorBidi" w:cstheme="majorBidi"/>
        </w:rPr>
        <w:t xml:space="preserve"> between population mass and container density is good in the centre and weaker in the northern parishes. </w:t>
      </w:r>
      <w:commentRangeStart w:id="114"/>
      <w:r w:rsidRPr="00FE1FE5">
        <w:rPr>
          <w:rFonts w:asciiTheme="majorBidi" w:hAnsiTheme="majorBidi" w:cstheme="majorBidi"/>
        </w:rPr>
        <w:t xml:space="preserve">The sensor-coverage map </w:t>
      </w:r>
      <w:commentRangeEnd w:id="114"/>
      <w:r w:rsidR="00ED0C7F">
        <w:rPr>
          <w:rStyle w:val="CommentReference"/>
          <w:rtl/>
        </w:rPr>
        <w:commentReference w:id="114"/>
      </w:r>
      <w:r w:rsidRPr="00FE1FE5">
        <w:rPr>
          <w:rFonts w:asciiTheme="majorBidi" w:hAnsiTheme="majorBidi" w:cstheme="majorBidi"/>
        </w:rPr>
        <w:t>is the important one: sensor-equipped containers cluster in and around the urban core, which is consistent with the pilot's stated design but means peripheral demand will be estimated, not measured.</w:t>
      </w:r>
    </w:p>
    <w:p w14:paraId="7F0E1E90" w14:textId="77777777" w:rsidR="00AD2610" w:rsidRPr="00FE1FE5" w:rsidRDefault="00F26012">
      <w:pPr>
        <w:keepNext/>
        <w:spacing w:before="120"/>
        <w:jc w:val="center"/>
        <w:rPr>
          <w:rFonts w:asciiTheme="majorBidi" w:hAnsiTheme="majorBidi" w:cstheme="majorBidi"/>
        </w:rPr>
      </w:pPr>
      <w:r w:rsidRPr="00FE1FE5">
        <w:rPr>
          <w:rFonts w:asciiTheme="majorBidi" w:hAnsiTheme="majorBidi" w:cstheme="majorBidi"/>
          <w:noProof/>
        </w:rPr>
        <w:drawing>
          <wp:inline distT="0" distB="0" distL="0" distR="0" wp14:anchorId="2C32980E" wp14:editId="2C000D8E">
            <wp:extent cx="5616702" cy="3960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6702" cy="3960495"/>
                    </a:xfrm>
                    <a:prstGeom prst="rect">
                      <a:avLst/>
                    </a:prstGeom>
                  </pic:spPr>
                </pic:pic>
              </a:graphicData>
            </a:graphic>
          </wp:inline>
        </w:drawing>
      </w:r>
    </w:p>
    <w:p w14:paraId="5BB78048" w14:textId="77777777" w:rsidR="00AD2610" w:rsidRPr="00FE1FE5" w:rsidRDefault="00F26012">
      <w:pPr>
        <w:spacing w:before="80" w:after="240"/>
        <w:jc w:val="center"/>
        <w:rPr>
          <w:rFonts w:asciiTheme="majorBidi" w:hAnsiTheme="majorBidi" w:cstheme="majorBidi"/>
        </w:rPr>
      </w:pPr>
      <w:commentRangeStart w:id="115"/>
      <w:r w:rsidRPr="00FE1FE5">
        <w:rPr>
          <w:rFonts w:asciiTheme="majorBidi" w:hAnsiTheme="majorBidi" w:cstheme="majorBidi"/>
          <w:b/>
          <w:bCs/>
          <w:color w:val="6B7280"/>
          <w:sz w:val="19"/>
          <w:szCs w:val="19"/>
        </w:rPr>
        <w:t xml:space="preserve">Figure 2 — </w:t>
      </w:r>
      <w:r w:rsidRPr="00FE1FE5">
        <w:rPr>
          <w:rFonts w:asciiTheme="majorBidi" w:hAnsiTheme="majorBidi" w:cstheme="majorBidi"/>
          <w:color w:val="6B7280"/>
          <w:sz w:val="19"/>
          <w:szCs w:val="19"/>
        </w:rPr>
        <w:t>Recyclables container network, Rio Maior study area. 464 mapped sites by waste fraction; municipal GIS, EPSG:3763.</w:t>
      </w:r>
      <w:commentRangeEnd w:id="115"/>
      <w:r w:rsidR="001A6CC7">
        <w:rPr>
          <w:rStyle w:val="CommentReference"/>
        </w:rPr>
        <w:commentReference w:id="115"/>
      </w:r>
    </w:p>
    <w:p w14:paraId="29C141AB" w14:textId="77777777" w:rsidR="00AD2610" w:rsidRPr="00FE1FE5" w:rsidRDefault="00F26012">
      <w:pPr>
        <w:keepNext/>
        <w:spacing w:before="120"/>
        <w:jc w:val="center"/>
        <w:rPr>
          <w:rFonts w:asciiTheme="majorBidi" w:hAnsiTheme="majorBidi" w:cstheme="majorBidi"/>
        </w:rPr>
      </w:pPr>
      <w:r w:rsidRPr="00FE1FE5">
        <w:rPr>
          <w:rFonts w:asciiTheme="majorBidi" w:hAnsiTheme="majorBidi" w:cstheme="majorBidi"/>
          <w:noProof/>
        </w:rPr>
        <w:lastRenderedPageBreak/>
        <w:drawing>
          <wp:inline distT="0" distB="0" distL="0" distR="0" wp14:anchorId="1914CA78" wp14:editId="4DA814D1">
            <wp:extent cx="5616702" cy="3960495"/>
            <wp:effectExtent l="0" t="0" r="0" b="0"/>
            <wp:docPr id="1627907967" name="Picture 162790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6702" cy="3960495"/>
                    </a:xfrm>
                    <a:prstGeom prst="rect">
                      <a:avLst/>
                    </a:prstGeom>
                  </pic:spPr>
                </pic:pic>
              </a:graphicData>
            </a:graphic>
          </wp:inline>
        </w:drawing>
      </w:r>
    </w:p>
    <w:p w14:paraId="76010C18" w14:textId="77777777" w:rsidR="00AD2610" w:rsidRPr="00FE1FE5" w:rsidRDefault="00F26012">
      <w:pPr>
        <w:spacing w:before="80" w:after="240"/>
        <w:jc w:val="center"/>
        <w:rPr>
          <w:rFonts w:asciiTheme="majorBidi" w:hAnsiTheme="majorBidi" w:cstheme="majorBidi"/>
        </w:rPr>
      </w:pPr>
      <w:r w:rsidRPr="00FE1FE5">
        <w:rPr>
          <w:rFonts w:asciiTheme="majorBidi" w:hAnsiTheme="majorBidi" w:cstheme="majorBidi"/>
          <w:b/>
          <w:bCs/>
          <w:color w:val="6B7280"/>
          <w:sz w:val="19"/>
          <w:szCs w:val="19"/>
        </w:rPr>
        <w:t xml:space="preserve">Figure 3 — </w:t>
      </w:r>
      <w:r w:rsidRPr="00FE1FE5">
        <w:rPr>
          <w:rFonts w:asciiTheme="majorBidi" w:hAnsiTheme="majorBidi" w:cstheme="majorBidi"/>
          <w:color w:val="6B7280"/>
          <w:sz w:val="19"/>
          <w:szCs w:val="19"/>
        </w:rPr>
        <w:t>Population distribution (INE BGRI 2021, quantile classes) with the container network overlaid.</w:t>
      </w:r>
    </w:p>
    <w:p w14:paraId="2139DFCB" w14:textId="77777777" w:rsidR="00AD2610" w:rsidRPr="00FE1FE5" w:rsidRDefault="00F26012">
      <w:pPr>
        <w:keepNext/>
        <w:spacing w:before="120"/>
        <w:jc w:val="center"/>
        <w:rPr>
          <w:rFonts w:asciiTheme="majorBidi" w:hAnsiTheme="majorBidi" w:cstheme="majorBidi"/>
        </w:rPr>
      </w:pPr>
      <w:r w:rsidRPr="00FE1FE5">
        <w:rPr>
          <w:rFonts w:asciiTheme="majorBidi" w:hAnsiTheme="majorBidi" w:cstheme="majorBidi"/>
          <w:noProof/>
        </w:rPr>
        <w:drawing>
          <wp:inline distT="0" distB="0" distL="0" distR="0" wp14:anchorId="44336ABF" wp14:editId="0392EC8B">
            <wp:extent cx="5616702" cy="3960495"/>
            <wp:effectExtent l="0" t="0" r="0" b="0"/>
            <wp:docPr id="1607355456" name="Picture 160735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6702" cy="3960495"/>
                    </a:xfrm>
                    <a:prstGeom prst="rect">
                      <a:avLst/>
                    </a:prstGeom>
                  </pic:spPr>
                </pic:pic>
              </a:graphicData>
            </a:graphic>
          </wp:inline>
        </w:drawing>
      </w:r>
    </w:p>
    <w:p w14:paraId="444B37F3" w14:textId="77777777" w:rsidR="00AD2610" w:rsidRPr="00FE1FE5" w:rsidRDefault="00F26012">
      <w:pPr>
        <w:spacing w:before="80" w:after="240"/>
        <w:jc w:val="center"/>
        <w:rPr>
          <w:rFonts w:asciiTheme="majorBidi" w:hAnsiTheme="majorBidi" w:cstheme="majorBidi"/>
        </w:rPr>
      </w:pPr>
      <w:r w:rsidRPr="00FE1FE5">
        <w:rPr>
          <w:rFonts w:asciiTheme="majorBidi" w:hAnsiTheme="majorBidi" w:cstheme="majorBidi"/>
          <w:b/>
          <w:bCs/>
          <w:color w:val="6B7280"/>
          <w:sz w:val="19"/>
          <w:szCs w:val="19"/>
        </w:rPr>
        <w:t xml:space="preserve">Figure 4 — </w:t>
      </w:r>
      <w:r w:rsidRPr="00FE1FE5">
        <w:rPr>
          <w:rFonts w:asciiTheme="majorBidi" w:hAnsiTheme="majorBidi" w:cstheme="majorBidi"/>
          <w:color w:val="6B7280"/>
          <w:sz w:val="19"/>
          <w:szCs w:val="19"/>
        </w:rPr>
        <w:t>Sensor coverage: 193 of 464 mapped containers appear in the sensor dataset (defect D6).</w:t>
      </w:r>
    </w:p>
    <w:p w14:paraId="14AE50E1" w14:textId="77777777" w:rsidR="00AD2610" w:rsidRPr="00FE1FE5" w:rsidRDefault="00F26012">
      <w:pPr>
        <w:pStyle w:val="Heading1"/>
        <w:pageBreakBefore/>
        <w:spacing w:after="240"/>
        <w:rPr>
          <w:rFonts w:asciiTheme="majorBidi" w:hAnsiTheme="majorBidi" w:cstheme="majorBidi"/>
        </w:rPr>
      </w:pPr>
      <w:bookmarkStart w:id="116" w:name="_Toc237211467"/>
      <w:commentRangeStart w:id="117"/>
      <w:r w:rsidRPr="00FE1FE5">
        <w:rPr>
          <w:rFonts w:asciiTheme="majorBidi" w:eastAsia="Calibri Light" w:hAnsiTheme="majorBidi" w:cstheme="majorBidi"/>
          <w:b/>
          <w:bCs/>
          <w:color w:val="1F4E79"/>
        </w:rPr>
        <w:lastRenderedPageBreak/>
        <w:t xml:space="preserve">3.  </w:t>
      </w:r>
      <w:commentRangeStart w:id="118"/>
      <w:r w:rsidRPr="00FE1FE5">
        <w:rPr>
          <w:rFonts w:asciiTheme="majorBidi" w:eastAsia="Calibri Light" w:hAnsiTheme="majorBidi" w:cstheme="majorBidi"/>
          <w:b/>
          <w:bCs/>
          <w:color w:val="1F4E79"/>
        </w:rPr>
        <w:t xml:space="preserve">The </w:t>
      </w:r>
      <w:commentRangeEnd w:id="118"/>
      <w:r w:rsidR="00DA36AA">
        <w:rPr>
          <w:rStyle w:val="CommentReference"/>
          <w:color w:val="1F2937"/>
          <w:rtl/>
        </w:rPr>
        <w:commentReference w:id="118"/>
      </w:r>
      <w:commentRangeStart w:id="119"/>
      <w:r w:rsidRPr="00FE1FE5">
        <w:rPr>
          <w:rFonts w:asciiTheme="majorBidi" w:eastAsia="Calibri Light" w:hAnsiTheme="majorBidi" w:cstheme="majorBidi"/>
          <w:b/>
          <w:bCs/>
          <w:color w:val="1F4E79"/>
        </w:rPr>
        <w:t xml:space="preserve">proposed </w:t>
      </w:r>
      <w:commentRangeEnd w:id="119"/>
      <w:r w:rsidR="00DA36AA">
        <w:rPr>
          <w:rStyle w:val="CommentReference"/>
          <w:color w:val="1F2937"/>
          <w:rtl/>
        </w:rPr>
        <w:commentReference w:id="119"/>
      </w:r>
      <w:commentRangeStart w:id="120"/>
      <w:r w:rsidRPr="00FE1FE5">
        <w:rPr>
          <w:rFonts w:asciiTheme="majorBidi" w:eastAsia="Calibri Light" w:hAnsiTheme="majorBidi" w:cstheme="majorBidi"/>
          <w:b/>
          <w:bCs/>
          <w:color w:val="1F4E79"/>
        </w:rPr>
        <w:t>methodology</w:t>
      </w:r>
      <w:commentRangeEnd w:id="120"/>
      <w:r w:rsidR="00DA36AA">
        <w:rPr>
          <w:rStyle w:val="CommentReference"/>
          <w:color w:val="1F2937"/>
          <w:rtl/>
        </w:rPr>
        <w:commentReference w:id="120"/>
      </w:r>
      <w:r w:rsidRPr="00FE1FE5">
        <w:rPr>
          <w:rFonts w:asciiTheme="majorBidi" w:eastAsia="Calibri Light" w:hAnsiTheme="majorBidi" w:cstheme="majorBidi"/>
          <w:b/>
          <w:bCs/>
          <w:color w:val="1F4E79"/>
        </w:rPr>
        <w:t xml:space="preserve">, </w:t>
      </w:r>
      <w:commentRangeStart w:id="121"/>
      <w:r w:rsidRPr="00FE1FE5">
        <w:rPr>
          <w:rFonts w:asciiTheme="majorBidi" w:eastAsia="Calibri Light" w:hAnsiTheme="majorBidi" w:cstheme="majorBidi"/>
          <w:b/>
          <w:bCs/>
          <w:color w:val="1F4E79"/>
        </w:rPr>
        <w:t>explained</w:t>
      </w:r>
      <w:bookmarkEnd w:id="116"/>
      <w:commentRangeEnd w:id="117"/>
      <w:r w:rsidR="00271028">
        <w:rPr>
          <w:rStyle w:val="CommentReference"/>
          <w:color w:val="1F2937"/>
        </w:rPr>
        <w:commentReference w:id="117"/>
      </w:r>
      <w:commentRangeEnd w:id="121"/>
      <w:r w:rsidR="00DA36AA">
        <w:rPr>
          <w:rStyle w:val="CommentReference"/>
          <w:color w:val="1F2937"/>
          <w:rtl/>
        </w:rPr>
        <w:commentReference w:id="121"/>
      </w:r>
    </w:p>
    <w:p w14:paraId="7E6174EB" w14:textId="77777777" w:rsidR="00AD2610" w:rsidRPr="00FE1FE5" w:rsidRDefault="00F26012">
      <w:pPr>
        <w:keepNext/>
        <w:spacing w:before="120"/>
        <w:jc w:val="center"/>
        <w:rPr>
          <w:rFonts w:asciiTheme="majorBidi" w:hAnsiTheme="majorBidi" w:cstheme="majorBidi"/>
        </w:rPr>
      </w:pPr>
      <w:r w:rsidRPr="00FE1FE5">
        <w:rPr>
          <w:rFonts w:asciiTheme="majorBidi" w:hAnsiTheme="majorBidi" w:cstheme="majorBidi"/>
          <w:noProof/>
        </w:rPr>
        <w:drawing>
          <wp:inline distT="0" distB="0" distL="0" distR="0" wp14:anchorId="36894B17" wp14:editId="4C128CD8">
            <wp:extent cx="5940742" cy="1188148"/>
            <wp:effectExtent l="0" t="0" r="0" b="0"/>
            <wp:docPr id="1613897136" name="Picture 161389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0742" cy="1188148"/>
                    </a:xfrm>
                    <a:prstGeom prst="rect">
                      <a:avLst/>
                    </a:prstGeom>
                  </pic:spPr>
                </pic:pic>
              </a:graphicData>
            </a:graphic>
          </wp:inline>
        </w:drawing>
      </w:r>
    </w:p>
    <w:p w14:paraId="7BCF4983" w14:textId="77777777" w:rsidR="00AD2610" w:rsidRPr="00FE1FE5" w:rsidRDefault="00F26012">
      <w:pPr>
        <w:spacing w:before="80" w:after="240"/>
        <w:jc w:val="center"/>
        <w:rPr>
          <w:rFonts w:asciiTheme="majorBidi" w:hAnsiTheme="majorBidi" w:cstheme="majorBidi"/>
        </w:rPr>
      </w:pPr>
      <w:r w:rsidRPr="00FE1FE5">
        <w:rPr>
          <w:rFonts w:asciiTheme="majorBidi" w:hAnsiTheme="majorBidi" w:cstheme="majorBidi"/>
          <w:b/>
          <w:bCs/>
          <w:color w:val="6B7280"/>
          <w:sz w:val="19"/>
          <w:szCs w:val="19"/>
        </w:rPr>
        <w:t xml:space="preserve">Figure 1 — </w:t>
      </w:r>
      <w:commentRangeStart w:id="122"/>
      <w:r w:rsidRPr="00FE1FE5">
        <w:rPr>
          <w:rFonts w:asciiTheme="majorBidi" w:hAnsiTheme="majorBidi" w:cstheme="majorBidi"/>
          <w:color w:val="6B7280"/>
          <w:sz w:val="19"/>
          <w:szCs w:val="19"/>
        </w:rPr>
        <w:t xml:space="preserve">Thesis </w:t>
      </w:r>
      <w:commentRangeEnd w:id="122"/>
      <w:r w:rsidR="00DA36AA">
        <w:rPr>
          <w:rStyle w:val="CommentReference"/>
          <w:rtl/>
        </w:rPr>
        <w:commentReference w:id="122"/>
      </w:r>
      <w:commentRangeStart w:id="123"/>
      <w:r w:rsidRPr="00FE1FE5">
        <w:rPr>
          <w:rFonts w:asciiTheme="majorBidi" w:hAnsiTheme="majorBidi" w:cstheme="majorBidi"/>
          <w:color w:val="6B7280"/>
          <w:sz w:val="19"/>
          <w:szCs w:val="19"/>
        </w:rPr>
        <w:t xml:space="preserve">pipeline </w:t>
      </w:r>
      <w:commentRangeEnd w:id="123"/>
      <w:r w:rsidR="00DA36AA">
        <w:rPr>
          <w:rStyle w:val="CommentReference"/>
          <w:rtl/>
        </w:rPr>
        <w:commentReference w:id="123"/>
      </w:r>
      <w:r w:rsidRPr="00FE1FE5">
        <w:rPr>
          <w:rFonts w:asciiTheme="majorBidi" w:hAnsiTheme="majorBidi" w:cstheme="majorBidi"/>
          <w:color w:val="6B7280"/>
          <w:sz w:val="19"/>
          <w:szCs w:val="19"/>
        </w:rPr>
        <w:t>from data to optimisation. Blue: core scope. Yellow: conditional routing extension.</w:t>
      </w:r>
    </w:p>
    <w:p w14:paraId="5A442764" w14:textId="77777777" w:rsidR="00AD2610" w:rsidRPr="00FE1FE5" w:rsidRDefault="00F26012">
      <w:pPr>
        <w:pStyle w:val="Heading2"/>
        <w:spacing w:before="280" w:after="140"/>
        <w:rPr>
          <w:rFonts w:asciiTheme="majorBidi" w:hAnsiTheme="majorBidi" w:cstheme="majorBidi"/>
        </w:rPr>
      </w:pPr>
      <w:bookmarkStart w:id="124" w:name="_Toc237211468"/>
      <w:r w:rsidRPr="00FE1FE5">
        <w:rPr>
          <w:rFonts w:asciiTheme="majorBidi" w:eastAsia="Calibri Light" w:hAnsiTheme="majorBidi" w:cstheme="majorBidi"/>
          <w:b/>
          <w:bCs/>
        </w:rPr>
        <w:t xml:space="preserve">3.1  </w:t>
      </w:r>
      <w:commentRangeStart w:id="125"/>
      <w:r w:rsidRPr="00FE1FE5">
        <w:rPr>
          <w:rFonts w:asciiTheme="majorBidi" w:eastAsia="Calibri Light" w:hAnsiTheme="majorBidi" w:cstheme="majorBidi"/>
          <w:b/>
          <w:bCs/>
        </w:rPr>
        <w:t>Demand estimation by regression</w:t>
      </w:r>
      <w:bookmarkEnd w:id="124"/>
      <w:commentRangeEnd w:id="125"/>
      <w:r w:rsidR="00D60F8F">
        <w:rPr>
          <w:rStyle w:val="CommentReference"/>
          <w:color w:val="1F2937"/>
        </w:rPr>
        <w:commentReference w:id="125"/>
      </w:r>
    </w:p>
    <w:p w14:paraId="03A80A76"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The idea: waste generated at a container site should be predictable from its surroundings: how many people live nearby, what the land around it is used for. </w:t>
      </w:r>
      <w:commentRangeStart w:id="126"/>
      <w:r w:rsidRPr="00FE1FE5">
        <w:rPr>
          <w:rFonts w:asciiTheme="majorBidi" w:hAnsiTheme="majorBidi" w:cstheme="majorBidi"/>
        </w:rPr>
        <w:t xml:space="preserve">Fit a linear </w:t>
      </w:r>
      <w:commentRangeEnd w:id="126"/>
      <w:r w:rsidR="00C64DAF">
        <w:rPr>
          <w:rStyle w:val="CommentReference"/>
          <w:rtl/>
        </w:rPr>
        <w:commentReference w:id="126"/>
      </w:r>
      <w:r w:rsidRPr="00FE1FE5">
        <w:rPr>
          <w:rFonts w:asciiTheme="majorBidi" w:hAnsiTheme="majorBidi" w:cstheme="majorBidi"/>
        </w:rPr>
        <w:t xml:space="preserve">model of demand on such covariates, and </w:t>
      </w:r>
      <w:commentRangeStart w:id="127"/>
      <w:r w:rsidRPr="00FE1FE5">
        <w:rPr>
          <w:rFonts w:asciiTheme="majorBidi" w:hAnsiTheme="majorBidi" w:cstheme="majorBidi"/>
        </w:rPr>
        <w:t xml:space="preserve">the fitted equation </w:t>
      </w:r>
      <w:commentRangeEnd w:id="127"/>
      <w:r w:rsidR="00251D7B">
        <w:rPr>
          <w:rStyle w:val="CommentReference"/>
          <w:rtl/>
        </w:rPr>
        <w:commentReference w:id="127"/>
      </w:r>
      <w:r w:rsidRPr="00FE1FE5">
        <w:rPr>
          <w:rFonts w:asciiTheme="majorBidi" w:hAnsiTheme="majorBidi" w:cstheme="majorBidi"/>
        </w:rPr>
        <w:t>can estimate demand anywhere, including candidate sites that hold no container today. That transferability is the whole point: the optimisation needs demand estimates for locations that have no measurement history.</w:t>
      </w:r>
      <w:commentRangeStart w:id="128"/>
      <w:r w:rsidRPr="00FE1FE5">
        <w:rPr>
          <w:rFonts w:asciiTheme="majorBidi" w:hAnsiTheme="majorBidi" w:cstheme="majorBidi"/>
        </w:rPr>
        <w:t xml:space="preserve">    </w:t>
      </w:r>
      <w:commentRangeEnd w:id="128"/>
      <w:r w:rsidR="00251D7B">
        <w:rPr>
          <w:rStyle w:val="CommentReference"/>
          <w:rtl/>
        </w:rPr>
        <w:commentReference w:id="128"/>
      </w:r>
      <w:commentRangeStart w:id="129"/>
      <w:r w:rsidRPr="00FE1FE5">
        <w:rPr>
          <w:rFonts w:asciiTheme="majorBidi" w:hAnsiTheme="majorBidi" w:cstheme="majorBidi"/>
          <w:i/>
          <w:iCs/>
        </w:rPr>
        <w:t>Stepwise</w:t>
      </w:r>
      <w:r w:rsidRPr="00FE1FE5">
        <w:rPr>
          <w:rFonts w:asciiTheme="majorBidi" w:hAnsiTheme="majorBidi" w:cstheme="majorBidi"/>
        </w:rPr>
        <w:t xml:space="preserve"> regression </w:t>
      </w:r>
      <w:commentRangeEnd w:id="129"/>
      <w:r w:rsidR="00251D7B">
        <w:rPr>
          <w:rStyle w:val="CommentReference"/>
          <w:rtl/>
        </w:rPr>
        <w:commentReference w:id="129"/>
      </w:r>
      <w:r w:rsidRPr="00FE1FE5">
        <w:rPr>
          <w:rFonts w:asciiTheme="majorBidi" w:hAnsiTheme="majorBidi" w:cstheme="majorBidi"/>
        </w:rPr>
        <w:t xml:space="preserve">automates covariate selection: variables enter or leave the model one at a time according to a criterion (typically AIC or a p-value threshold) until no move improves it. It is convenient and widely taught, but it has known pathologies (inflated apparent significance, instability of the selected set under resampling), and juries know them too. Section 4.1 </w:t>
      </w:r>
      <w:commentRangeStart w:id="130"/>
      <w:r w:rsidRPr="00FE1FE5">
        <w:rPr>
          <w:rFonts w:asciiTheme="majorBidi" w:hAnsiTheme="majorBidi" w:cstheme="majorBidi"/>
        </w:rPr>
        <w:t xml:space="preserve">returns </w:t>
      </w:r>
      <w:commentRangeEnd w:id="130"/>
      <w:r w:rsidR="00C64DAF">
        <w:rPr>
          <w:rStyle w:val="CommentReference"/>
          <w:rtl/>
        </w:rPr>
        <w:commentReference w:id="130"/>
      </w:r>
      <w:r w:rsidRPr="00FE1FE5">
        <w:rPr>
          <w:rFonts w:asciiTheme="majorBidi" w:hAnsiTheme="majorBidi" w:cstheme="majorBidi"/>
        </w:rPr>
        <w:t xml:space="preserve">to </w:t>
      </w:r>
      <w:commentRangeStart w:id="131"/>
      <w:r w:rsidRPr="00FE1FE5">
        <w:rPr>
          <w:rFonts w:asciiTheme="majorBidi" w:hAnsiTheme="majorBidi" w:cstheme="majorBidi"/>
        </w:rPr>
        <w:t>this</w:t>
      </w:r>
      <w:commentRangeEnd w:id="131"/>
      <w:r w:rsidR="00C64DAF">
        <w:rPr>
          <w:rStyle w:val="CommentReference"/>
          <w:rtl/>
        </w:rPr>
        <w:commentReference w:id="131"/>
      </w:r>
      <w:r w:rsidRPr="00FE1FE5">
        <w:rPr>
          <w:rFonts w:asciiTheme="majorBidi" w:hAnsiTheme="majorBidi" w:cstheme="majorBidi"/>
        </w:rPr>
        <w:t>.</w:t>
      </w:r>
    </w:p>
    <w:p w14:paraId="60A61041" w14:textId="77777777" w:rsidR="00AD2610" w:rsidRPr="00FE1FE5" w:rsidRDefault="00F26012">
      <w:pPr>
        <w:spacing w:before="120" w:after="120"/>
        <w:jc w:val="center"/>
        <w:rPr>
          <w:rFonts w:asciiTheme="majorBidi" w:hAnsiTheme="majorBidi" w:cstheme="majorBidi"/>
        </w:rPr>
      </w:pPr>
      <m:oMath>
        <m:r>
          <w:rPr>
            <w:rFonts w:ascii="Cambria Math" w:hAnsi="Cambria Math" w:cstheme="majorBidi"/>
          </w:rPr>
          <m:t>log</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 xml:space="preserve"> = ln( 1 + </m:t>
        </m:r>
        <m:sSub>
          <m:sSubPr>
            <m:ctrlPr>
              <w:rPr>
                <w:rFonts w:ascii="Cambria Math" w:hAnsi="Cambria Math" w:cstheme="majorBidi"/>
              </w:rPr>
            </m:ctrlPr>
          </m:sSubPr>
          <m:e>
            <m:r>
              <w:rPr>
                <w:rFonts w:ascii="Cambria Math" w:hAnsi="Cambria Math" w:cstheme="majorBidi"/>
              </w:rPr>
              <m:t>kg</m:t>
            </m:r>
          </m:e>
          <m:sub>
            <m:r>
              <w:rPr>
                <w:rFonts w:ascii="Cambria Math" w:hAnsi="Cambria Math" w:cstheme="majorBidi"/>
              </w:rPr>
              <m:t>i</m:t>
            </m:r>
          </m:sub>
        </m:sSub>
        <m:r>
          <w:rPr>
            <w:rFonts w:ascii="Cambria Math" w:hAnsi="Cambria Math" w:cstheme="majorBidi"/>
          </w:rPr>
          <m:t xml:space="preserve"> )</m:t>
        </m:r>
      </m:oMath>
      <w:r w:rsidRPr="00FE1FE5">
        <w:rPr>
          <w:rFonts w:asciiTheme="majorBidi" w:hAnsiTheme="majorBidi" w:cstheme="majorBidi"/>
          <w:color w:val="6B7280"/>
          <w:sz w:val="19"/>
          <w:szCs w:val="19"/>
        </w:rPr>
        <w:t xml:space="preserve">      (</w:t>
      </w:r>
      <w:commentRangeStart w:id="132"/>
      <w:r w:rsidRPr="00FE1FE5">
        <w:rPr>
          <w:rFonts w:asciiTheme="majorBidi" w:hAnsiTheme="majorBidi" w:cstheme="majorBidi"/>
          <w:color w:val="6B7280"/>
          <w:sz w:val="19"/>
          <w:szCs w:val="19"/>
        </w:rPr>
        <w:t>8</w:t>
      </w:r>
      <w:commentRangeEnd w:id="132"/>
      <w:r w:rsidR="00C64DAF">
        <w:rPr>
          <w:rStyle w:val="CommentReference"/>
          <w:rtl/>
        </w:rPr>
        <w:commentReference w:id="132"/>
      </w:r>
      <w:r w:rsidRPr="00FE1FE5">
        <w:rPr>
          <w:rFonts w:asciiTheme="majorBidi" w:hAnsiTheme="majorBidi" w:cstheme="majorBidi"/>
          <w:color w:val="6B7280"/>
          <w:sz w:val="19"/>
          <w:szCs w:val="19"/>
        </w:rPr>
        <w:t>)</w:t>
      </w:r>
    </w:p>
    <w:p w14:paraId="5DCA8114" w14:textId="77777777" w:rsidR="00AD2610" w:rsidRPr="00FE1FE5" w:rsidRDefault="00F26012">
      <w:pPr>
        <w:spacing w:before="120" w:after="120"/>
        <w:jc w:val="center"/>
        <w:rPr>
          <w:rFonts w:asciiTheme="majorBidi" w:hAnsiTheme="majorBidi" w:cstheme="majorBidi"/>
        </w:rPr>
      </w:pPr>
      <m:oMath>
        <m:r>
          <w:rPr>
            <w:rFonts w:ascii="Cambria Math" w:hAnsi="Cambria Math" w:cstheme="majorBidi"/>
          </w:rPr>
          <m:t>log</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 xml:space="preserve"> = </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 xml:space="preserve"> + </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pop</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Pop</m:t>
            </m:r>
          </m:e>
          <m:sub>
            <m:r>
              <w:rPr>
                <w:rFonts w:ascii="Cambria Math" w:hAnsi="Cambria Math" w:cstheme="majorBidi"/>
              </w:rPr>
              <m:t>i</m:t>
            </m:r>
          </m:sub>
        </m:sSub>
        <m:r>
          <w:rPr>
            <w:rFonts w:ascii="Cambria Math" w:hAnsi="Cambria Math" w:cstheme="majorBidi"/>
          </w:rPr>
          <m:t xml:space="preserve"> + </m:t>
        </m:r>
        <m:nary>
          <m:naryPr>
            <m:chr m:val="∑"/>
            <m:limLoc m:val="undOvr"/>
            <m:supHide m:val="1"/>
            <m:ctrlPr>
              <w:rPr>
                <w:rFonts w:ascii="Cambria Math" w:hAnsi="Cambria Math" w:cstheme="majorBidi"/>
              </w:rPr>
            </m:ctrlPr>
          </m:naryPr>
          <m:sub>
            <m:r>
              <w:rPr>
                <w:rFonts w:ascii="Cambria Math" w:hAnsi="Cambria Math" w:cstheme="majorBidi"/>
              </w:rPr>
              <m:t>k</m:t>
            </m:r>
          </m:sub>
          <m:sup/>
          <m:e/>
        </m:nary>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k</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Pct</m:t>
            </m:r>
          </m:e>
          <m:sub>
            <m:r>
              <w:rPr>
                <w:rFonts w:ascii="Cambria Math" w:hAnsi="Cambria Math" w:cstheme="majorBidi"/>
              </w:rPr>
              <m:t>k,i</m:t>
            </m:r>
          </m:sub>
        </m:sSub>
        <m:r>
          <w:rPr>
            <w:rFonts w:ascii="Cambria Math" w:hAnsi="Cambria Math" w:cstheme="majorBidi"/>
          </w:rPr>
          <m:t xml:space="preserve"> + </m:t>
        </m:r>
        <m:sSub>
          <m:sSubPr>
            <m:ctrlPr>
              <w:rPr>
                <w:rFonts w:ascii="Cambria Math" w:hAnsi="Cambria Math" w:cstheme="majorBidi"/>
              </w:rPr>
            </m:ctrlPr>
          </m:sSubPr>
          <m:e>
            <m:r>
              <w:rPr>
                <w:rFonts w:ascii="Cambria Math" w:hAnsi="Cambria Math" w:cstheme="majorBidi"/>
              </w:rPr>
              <m:t>ε</m:t>
            </m:r>
          </m:e>
          <m:sub>
            <m:r>
              <w:rPr>
                <w:rFonts w:ascii="Cambria Math" w:hAnsi="Cambria Math" w:cstheme="majorBidi"/>
              </w:rPr>
              <m:t>i</m:t>
            </m:r>
          </m:sub>
        </m:sSub>
      </m:oMath>
      <w:r w:rsidRPr="00FE1FE5">
        <w:rPr>
          <w:rFonts w:asciiTheme="majorBidi" w:hAnsiTheme="majorBidi" w:cstheme="majorBidi"/>
          <w:color w:val="6B7280"/>
          <w:sz w:val="19"/>
          <w:szCs w:val="19"/>
        </w:rPr>
        <w:t xml:space="preserve">      (</w:t>
      </w:r>
      <w:commentRangeStart w:id="133"/>
      <w:r w:rsidRPr="00FE1FE5">
        <w:rPr>
          <w:rFonts w:asciiTheme="majorBidi" w:hAnsiTheme="majorBidi" w:cstheme="majorBidi"/>
          <w:color w:val="6B7280"/>
          <w:sz w:val="19"/>
          <w:szCs w:val="19"/>
        </w:rPr>
        <w:t>9</w:t>
      </w:r>
      <w:commentRangeEnd w:id="133"/>
      <w:r w:rsidR="00251D7B">
        <w:rPr>
          <w:rStyle w:val="CommentReference"/>
        </w:rPr>
        <w:commentReference w:id="133"/>
      </w:r>
      <w:r w:rsidRPr="00FE1FE5">
        <w:rPr>
          <w:rFonts w:asciiTheme="majorBidi" w:hAnsiTheme="majorBidi" w:cstheme="majorBidi"/>
          <w:color w:val="6B7280"/>
          <w:sz w:val="19"/>
          <w:szCs w:val="19"/>
        </w:rPr>
        <w:t>)</w:t>
      </w:r>
    </w:p>
    <w:p w14:paraId="3CC6B295"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Equation (8) defines the log response used in the current fit; (9) its linear specification on buffered population and land-use shares. Section 4.1 examines what happened when this was estimated.</w:t>
      </w:r>
    </w:p>
    <w:p w14:paraId="2DBDE18F" w14:textId="77777777" w:rsidR="00AD2610" w:rsidRPr="00FE1FE5" w:rsidRDefault="00F26012">
      <w:pPr>
        <w:pStyle w:val="Heading2"/>
        <w:spacing w:before="280" w:after="140"/>
        <w:rPr>
          <w:rFonts w:asciiTheme="majorBidi" w:hAnsiTheme="majorBidi" w:cstheme="majorBidi"/>
        </w:rPr>
      </w:pPr>
      <w:bookmarkStart w:id="134" w:name="_Toc237211469"/>
      <w:r w:rsidRPr="00FE1FE5">
        <w:rPr>
          <w:rFonts w:asciiTheme="majorBidi" w:eastAsia="Calibri Light" w:hAnsiTheme="majorBidi" w:cstheme="majorBidi"/>
          <w:b/>
          <w:bCs/>
        </w:rPr>
        <w:t>3.2  Monte Carlo scenario generation</w:t>
      </w:r>
      <w:bookmarkEnd w:id="134"/>
    </w:p>
    <w:p w14:paraId="68830636"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Demand is not one number per site; </w:t>
      </w:r>
      <w:commentRangeStart w:id="135"/>
      <w:r w:rsidRPr="00FE1FE5">
        <w:rPr>
          <w:rFonts w:asciiTheme="majorBidi" w:hAnsiTheme="majorBidi" w:cstheme="majorBidi"/>
        </w:rPr>
        <w:t xml:space="preserve">it varies </w:t>
      </w:r>
      <w:commentRangeEnd w:id="135"/>
      <w:r w:rsidR="006D2D5C">
        <w:rPr>
          <w:rStyle w:val="CommentReference"/>
          <w:rtl/>
        </w:rPr>
        <w:commentReference w:id="135"/>
      </w:r>
      <w:r w:rsidRPr="00FE1FE5">
        <w:rPr>
          <w:rFonts w:asciiTheme="majorBidi" w:hAnsiTheme="majorBidi" w:cstheme="majorBidi"/>
        </w:rPr>
        <w:t xml:space="preserve">by season, weekday and behaviour. The Monte Carlo step acknowledges this by drawing many </w:t>
      </w:r>
      <w:commentRangeStart w:id="136"/>
      <w:r w:rsidRPr="00FE1FE5">
        <w:rPr>
          <w:rFonts w:asciiTheme="majorBidi" w:hAnsiTheme="majorBidi" w:cstheme="majorBidi"/>
        </w:rPr>
        <w:t xml:space="preserve">plausible demand </w:t>
      </w:r>
      <w:commentRangeEnd w:id="136"/>
      <w:r w:rsidR="006D2D5C">
        <w:rPr>
          <w:rStyle w:val="CommentReference"/>
          <w:rtl/>
        </w:rPr>
        <w:commentReference w:id="136"/>
      </w:r>
      <w:r w:rsidRPr="00FE1FE5">
        <w:rPr>
          <w:rFonts w:asciiTheme="majorBidi" w:hAnsiTheme="majorBidi" w:cstheme="majorBidi"/>
        </w:rPr>
        <w:t xml:space="preserve">vectors, called scenarios, </w:t>
      </w:r>
      <w:commentRangeStart w:id="137"/>
      <w:r w:rsidRPr="00FE1FE5">
        <w:rPr>
          <w:rFonts w:asciiTheme="majorBidi" w:hAnsiTheme="majorBidi" w:cstheme="majorBidi"/>
        </w:rPr>
        <w:t xml:space="preserve">from the distributions fitted to the data </w:t>
      </w:r>
      <w:commentRangeEnd w:id="137"/>
      <w:r w:rsidR="006D2D5C">
        <w:rPr>
          <w:rStyle w:val="CommentReference"/>
          <w:rtl/>
        </w:rPr>
        <w:commentReference w:id="137"/>
      </w:r>
      <w:r w:rsidRPr="00FE1FE5">
        <w:rPr>
          <w:rFonts w:asciiTheme="majorBidi" w:hAnsiTheme="majorBidi" w:cstheme="majorBidi"/>
        </w:rPr>
        <w:t xml:space="preserve">(for example, from the regression's predictive distribution, or from empirical residuals). </w:t>
      </w:r>
      <w:commentRangeStart w:id="138"/>
      <w:r w:rsidRPr="00FE1FE5">
        <w:rPr>
          <w:rFonts w:asciiTheme="majorBidi" w:hAnsiTheme="majorBidi" w:cstheme="majorBidi"/>
        </w:rPr>
        <w:t xml:space="preserve">Each scenario </w:t>
      </w:r>
      <w:commentRangeEnd w:id="138"/>
      <w:r w:rsidR="006D2D5C">
        <w:rPr>
          <w:rStyle w:val="CommentReference"/>
          <w:rtl/>
        </w:rPr>
        <w:commentReference w:id="138"/>
      </w:r>
      <w:r w:rsidRPr="00FE1FE5">
        <w:rPr>
          <w:rFonts w:asciiTheme="majorBidi" w:hAnsiTheme="majorBidi" w:cstheme="majorBidi"/>
        </w:rPr>
        <w:t xml:space="preserve">is one possible future. </w:t>
      </w:r>
      <w:commentRangeStart w:id="139"/>
      <w:r w:rsidRPr="00FE1FE5">
        <w:rPr>
          <w:rFonts w:asciiTheme="majorBidi" w:hAnsiTheme="majorBidi" w:cstheme="majorBidi"/>
        </w:rPr>
        <w:t xml:space="preserve">A set of </w:t>
      </w:r>
      <w:commentRangeEnd w:id="139"/>
      <w:r w:rsidR="006D2D5C">
        <w:rPr>
          <w:rStyle w:val="CommentReference"/>
          <w:rtl/>
        </w:rPr>
        <w:commentReference w:id="139"/>
      </w:r>
      <w:r w:rsidRPr="00FE1FE5">
        <w:rPr>
          <w:rFonts w:asciiTheme="majorBidi" w:hAnsiTheme="majorBidi" w:cstheme="majorBidi"/>
        </w:rPr>
        <w:t xml:space="preserve">a few hundred scenarios, </w:t>
      </w:r>
      <w:commentRangeStart w:id="140"/>
      <w:r w:rsidRPr="00FE1FE5">
        <w:rPr>
          <w:rFonts w:asciiTheme="majorBidi" w:hAnsiTheme="majorBidi" w:cstheme="majorBidi"/>
        </w:rPr>
        <w:t xml:space="preserve">each with </w:t>
      </w:r>
      <w:commentRangeEnd w:id="140"/>
      <w:r w:rsidR="00A1644B">
        <w:rPr>
          <w:rStyle w:val="CommentReference"/>
          <w:rtl/>
        </w:rPr>
        <w:commentReference w:id="140"/>
      </w:r>
      <w:r w:rsidRPr="00FE1FE5">
        <w:rPr>
          <w:rFonts w:asciiTheme="majorBidi" w:hAnsiTheme="majorBidi" w:cstheme="majorBidi"/>
        </w:rPr>
        <w:t xml:space="preserve">a probability weight, </w:t>
      </w:r>
      <w:commentRangeStart w:id="141"/>
      <w:r w:rsidRPr="00FE1FE5">
        <w:rPr>
          <w:rFonts w:asciiTheme="majorBidi" w:hAnsiTheme="majorBidi" w:cstheme="majorBidi"/>
        </w:rPr>
        <w:t xml:space="preserve">becomes the input </w:t>
      </w:r>
      <w:commentRangeEnd w:id="141"/>
      <w:r w:rsidR="00A1644B">
        <w:rPr>
          <w:rStyle w:val="CommentReference"/>
          <w:rtl/>
        </w:rPr>
        <w:commentReference w:id="141"/>
      </w:r>
      <w:r w:rsidRPr="00FE1FE5">
        <w:rPr>
          <w:rFonts w:asciiTheme="majorBidi" w:hAnsiTheme="majorBidi" w:cstheme="majorBidi"/>
        </w:rPr>
        <w:t>to the stochastic optimisatio</w:t>
      </w:r>
      <w:commentRangeStart w:id="142"/>
      <w:r w:rsidRPr="00FE1FE5">
        <w:rPr>
          <w:rFonts w:asciiTheme="majorBidi" w:hAnsiTheme="majorBidi" w:cstheme="majorBidi"/>
        </w:rPr>
        <w:t>n.</w:t>
      </w:r>
      <w:commentRangeEnd w:id="142"/>
      <w:r w:rsidR="00A1644B">
        <w:rPr>
          <w:rStyle w:val="CommentReference"/>
          <w:rtl/>
        </w:rPr>
        <w:commentReference w:id="142"/>
      </w:r>
    </w:p>
    <w:p w14:paraId="0592289A" w14:textId="77777777" w:rsidR="00AD2610" w:rsidRPr="00FE1FE5" w:rsidRDefault="00F26012">
      <w:pPr>
        <w:pStyle w:val="Heading2"/>
        <w:spacing w:before="280" w:after="140"/>
        <w:rPr>
          <w:rFonts w:asciiTheme="majorBidi" w:hAnsiTheme="majorBidi" w:cstheme="majorBidi"/>
        </w:rPr>
      </w:pPr>
      <w:bookmarkStart w:id="143" w:name="_Toc237211470"/>
      <w:r w:rsidRPr="00FE1FE5">
        <w:rPr>
          <w:rFonts w:asciiTheme="majorBidi" w:eastAsia="Calibri Light" w:hAnsiTheme="majorBidi" w:cstheme="majorBidi"/>
          <w:b/>
          <w:bCs/>
        </w:rPr>
        <w:t>3.3  The p-median family</w:t>
      </w:r>
      <w:bookmarkEnd w:id="143"/>
    </w:p>
    <w:p w14:paraId="532C4D66"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The </w:t>
      </w:r>
      <w:commentRangeStart w:id="144"/>
      <w:r w:rsidRPr="00FE1FE5">
        <w:rPr>
          <w:rFonts w:asciiTheme="majorBidi" w:hAnsiTheme="majorBidi" w:cstheme="majorBidi"/>
        </w:rPr>
        <w:t xml:space="preserve">p-median problem places p facilities among m candidate sites </w:t>
      </w:r>
      <w:commentRangeEnd w:id="144"/>
      <w:r w:rsidR="00413369">
        <w:rPr>
          <w:rStyle w:val="CommentReference"/>
        </w:rPr>
        <w:commentReference w:id="144"/>
      </w:r>
      <w:r w:rsidRPr="00FE1FE5">
        <w:rPr>
          <w:rFonts w:asciiTheme="majorBidi" w:hAnsiTheme="majorBidi" w:cstheme="majorBidi"/>
        </w:rPr>
        <w:t xml:space="preserve">to minimise the total demand-weighted distance between users and their nearest open facility. It is the standard model for locating recycling drop-off points because its objective </w:t>
      </w:r>
      <w:commentRangeStart w:id="145"/>
      <w:r w:rsidRPr="00FE1FE5">
        <w:rPr>
          <w:rFonts w:asciiTheme="majorBidi" w:hAnsiTheme="majorBidi" w:cstheme="majorBidi"/>
        </w:rPr>
        <w:t>—</w:t>
      </w:r>
      <w:commentRangeEnd w:id="145"/>
      <w:r w:rsidR="00520365">
        <w:rPr>
          <w:rStyle w:val="CommentReference"/>
        </w:rPr>
        <w:commentReference w:id="145"/>
      </w:r>
      <w:r w:rsidRPr="00FE1FE5">
        <w:rPr>
          <w:rFonts w:asciiTheme="majorBidi" w:hAnsiTheme="majorBidi" w:cstheme="majorBidi"/>
        </w:rPr>
        <w:t xml:space="preserve"> accessibility — </w:t>
      </w:r>
      <w:commentRangeStart w:id="146"/>
      <w:r w:rsidRPr="00FE1FE5">
        <w:rPr>
          <w:rFonts w:asciiTheme="majorBidi" w:hAnsiTheme="majorBidi" w:cstheme="majorBidi"/>
        </w:rPr>
        <w:t xml:space="preserve">is exactly what </w:t>
      </w:r>
      <w:commentRangeEnd w:id="146"/>
      <w:r w:rsidR="00BA3AD5">
        <w:rPr>
          <w:rStyle w:val="CommentReference"/>
          <w:rtl/>
        </w:rPr>
        <w:commentReference w:id="146"/>
      </w:r>
      <w:r w:rsidRPr="00FE1FE5">
        <w:rPr>
          <w:rFonts w:asciiTheme="majorBidi" w:hAnsiTheme="majorBidi" w:cstheme="majorBidi"/>
        </w:rPr>
        <w:t>determines whether citizens use the containers at all.    The deterministic capacitated formulation used as the baseline is:</w:t>
      </w:r>
    </w:p>
    <w:p w14:paraId="65A21765" w14:textId="77777777" w:rsidR="00AD2610" w:rsidRPr="00FE1FE5" w:rsidRDefault="00F26012">
      <w:pPr>
        <w:spacing w:before="120" w:after="120"/>
        <w:jc w:val="center"/>
        <w:rPr>
          <w:rFonts w:asciiTheme="majorBidi" w:hAnsiTheme="majorBidi" w:cstheme="majorBidi"/>
        </w:rPr>
      </w:pPr>
      <m:oMath>
        <m:r>
          <w:rPr>
            <w:rFonts w:ascii="Cambria Math" w:hAnsi="Cambria Math" w:cstheme="majorBidi"/>
          </w:rPr>
          <m:t xml:space="preserve">min  Z = </m:t>
        </m:r>
        <m:nary>
          <m:naryPr>
            <m:chr m:val="∑"/>
            <m:limLoc m:val="undOvr"/>
            <m:supHide m:val="1"/>
            <m:ctrlPr>
              <w:rPr>
                <w:rFonts w:ascii="Cambria Math" w:hAnsi="Cambria Math" w:cstheme="majorBidi"/>
              </w:rPr>
            </m:ctrlPr>
          </m:naryPr>
          <m:sub>
            <m:r>
              <w:rPr>
                <w:rFonts w:ascii="Cambria Math" w:hAnsi="Cambria Math" w:cstheme="majorBidi"/>
              </w:rPr>
              <m:t>i∈I</m:t>
            </m:r>
          </m:sub>
          <m:sup/>
          <m:e/>
        </m:nary>
        <m:nary>
          <m:naryPr>
            <m:chr m:val="∑"/>
            <m:limLoc m:val="undOvr"/>
            <m:supHide m:val="1"/>
            <m:ctrlPr>
              <w:rPr>
                <w:rFonts w:ascii="Cambria Math" w:hAnsi="Cambria Math" w:cstheme="majorBidi"/>
              </w:rPr>
            </m:ctrlPr>
          </m:naryPr>
          <m:sub>
            <m:r>
              <w:rPr>
                <w:rFonts w:ascii="Cambria Math" w:hAnsi="Cambria Math" w:cstheme="majorBidi"/>
              </w:rPr>
              <m:t>j∈J</m:t>
            </m:r>
          </m:sub>
          <m:sup/>
          <m:e/>
        </m:nary>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ij</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ij</m:t>
            </m:r>
          </m:sub>
        </m:sSub>
      </m:oMath>
      <w:r w:rsidRPr="00FE1FE5">
        <w:rPr>
          <w:rFonts w:asciiTheme="majorBidi" w:hAnsiTheme="majorBidi" w:cstheme="majorBidi"/>
          <w:color w:val="6B7280"/>
          <w:sz w:val="19"/>
          <w:szCs w:val="19"/>
        </w:rPr>
        <w:t xml:space="preserve">      (</w:t>
      </w:r>
      <w:commentRangeStart w:id="147"/>
      <w:r w:rsidRPr="00FE1FE5">
        <w:rPr>
          <w:rFonts w:asciiTheme="majorBidi" w:hAnsiTheme="majorBidi" w:cstheme="majorBidi"/>
          <w:color w:val="6B7280"/>
          <w:sz w:val="19"/>
          <w:szCs w:val="19"/>
        </w:rPr>
        <w:t>1</w:t>
      </w:r>
      <w:commentRangeEnd w:id="147"/>
      <w:r w:rsidR="00520365">
        <w:rPr>
          <w:rStyle w:val="CommentReference"/>
        </w:rPr>
        <w:commentReference w:id="147"/>
      </w:r>
      <w:r w:rsidRPr="00FE1FE5">
        <w:rPr>
          <w:rFonts w:asciiTheme="majorBidi" w:hAnsiTheme="majorBidi" w:cstheme="majorBidi"/>
          <w:color w:val="6B7280"/>
          <w:sz w:val="19"/>
          <w:szCs w:val="19"/>
        </w:rPr>
        <w:t>)</w:t>
      </w:r>
    </w:p>
    <w:p w14:paraId="166879A0" w14:textId="77777777" w:rsidR="00AD2610" w:rsidRPr="00FE1FE5" w:rsidRDefault="00F26012">
      <w:pPr>
        <w:spacing w:after="120" w:line="300" w:lineRule="auto"/>
        <w:rPr>
          <w:rFonts w:asciiTheme="majorBidi" w:hAnsiTheme="majorBidi" w:cstheme="majorBidi"/>
        </w:rPr>
      </w:pPr>
      <w:r w:rsidRPr="00FE1FE5">
        <w:rPr>
          <w:rFonts w:asciiTheme="majorBidi" w:hAnsiTheme="majorBidi" w:cstheme="majorBidi"/>
          <w:i/>
          <w:iCs/>
        </w:rPr>
        <w:t>subject to</w:t>
      </w:r>
    </w:p>
    <w:p w14:paraId="410EB33C" w14:textId="77777777" w:rsidR="00AD2610" w:rsidRPr="00FE1FE5" w:rsidRDefault="00000000">
      <w:pPr>
        <w:spacing w:before="120" w:after="120"/>
        <w:jc w:val="center"/>
        <w:rPr>
          <w:rFonts w:asciiTheme="majorBidi" w:hAnsiTheme="majorBidi" w:cstheme="majorBidi"/>
        </w:rPr>
      </w:pPr>
      <m:oMath>
        <m:nary>
          <m:naryPr>
            <m:chr m:val="∑"/>
            <m:limLoc m:val="undOvr"/>
            <m:supHide m:val="1"/>
            <m:ctrlPr>
              <w:rPr>
                <w:rFonts w:ascii="Cambria Math" w:hAnsi="Cambria Math" w:cstheme="majorBidi"/>
              </w:rPr>
            </m:ctrlPr>
          </m:naryPr>
          <m:sub>
            <m:r>
              <w:rPr>
                <w:rFonts w:ascii="Cambria Math" w:hAnsi="Cambria Math" w:cstheme="majorBidi"/>
              </w:rPr>
              <m:t>j∈J</m:t>
            </m:r>
          </m:sub>
          <m:sup/>
          <m:e/>
        </m:nary>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ij</m:t>
            </m:r>
          </m:sub>
        </m:sSub>
        <m:r>
          <w:rPr>
            <w:rFonts w:ascii="Cambria Math" w:hAnsi="Cambria Math" w:cstheme="majorBidi"/>
          </w:rPr>
          <m:t xml:space="preserve"> = 1        ∀ i ∈ I</m:t>
        </m:r>
      </m:oMath>
      <w:r w:rsidR="00F26012" w:rsidRPr="00FE1FE5">
        <w:rPr>
          <w:rFonts w:asciiTheme="majorBidi" w:hAnsiTheme="majorBidi" w:cstheme="majorBidi"/>
          <w:color w:val="6B7280"/>
          <w:sz w:val="19"/>
          <w:szCs w:val="19"/>
        </w:rPr>
        <w:t xml:space="preserve">      (</w:t>
      </w:r>
      <w:commentRangeStart w:id="148"/>
      <w:r w:rsidR="00F26012" w:rsidRPr="00FE1FE5">
        <w:rPr>
          <w:rFonts w:asciiTheme="majorBidi" w:hAnsiTheme="majorBidi" w:cstheme="majorBidi"/>
          <w:color w:val="6B7280"/>
          <w:sz w:val="19"/>
          <w:szCs w:val="19"/>
        </w:rPr>
        <w:t>2</w:t>
      </w:r>
      <w:commentRangeEnd w:id="148"/>
      <w:r w:rsidR="00520365">
        <w:rPr>
          <w:rStyle w:val="CommentReference"/>
        </w:rPr>
        <w:commentReference w:id="148"/>
      </w:r>
      <w:r w:rsidR="00F26012" w:rsidRPr="00FE1FE5">
        <w:rPr>
          <w:rFonts w:asciiTheme="majorBidi" w:hAnsiTheme="majorBidi" w:cstheme="majorBidi"/>
          <w:color w:val="6B7280"/>
          <w:sz w:val="19"/>
          <w:szCs w:val="19"/>
        </w:rPr>
        <w:t>)</w:t>
      </w:r>
    </w:p>
    <w:p w14:paraId="6BFEE2E8" w14:textId="77777777" w:rsidR="00AD2610" w:rsidRPr="00FE1FE5" w:rsidRDefault="00000000">
      <w:pPr>
        <w:spacing w:before="120" w:after="120"/>
        <w:jc w:val="center"/>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ij</m:t>
            </m:r>
          </m:sub>
        </m:sSub>
        <m:r>
          <w:rPr>
            <w:rFonts w:ascii="Cambria Math" w:hAnsi="Cambria Math" w:cstheme="majorBidi"/>
          </w:rPr>
          <m:t xml:space="preserve"> ≤ </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j</m:t>
            </m:r>
          </m:sub>
        </m:sSub>
        <m:r>
          <w:rPr>
            <w:rFonts w:ascii="Cambria Math" w:hAnsi="Cambria Math" w:cstheme="majorBidi"/>
          </w:rPr>
          <m:t xml:space="preserve">        ∀ i ∈ I,  j ∈ J</m:t>
        </m:r>
      </m:oMath>
      <w:r w:rsidR="00F26012" w:rsidRPr="00FE1FE5">
        <w:rPr>
          <w:rFonts w:asciiTheme="majorBidi" w:hAnsiTheme="majorBidi" w:cstheme="majorBidi"/>
          <w:color w:val="6B7280"/>
          <w:sz w:val="19"/>
          <w:szCs w:val="19"/>
        </w:rPr>
        <w:t xml:space="preserve">      (3)</w:t>
      </w:r>
    </w:p>
    <w:p w14:paraId="2C53BD84" w14:textId="77777777" w:rsidR="00AD2610" w:rsidRPr="00FE1FE5" w:rsidRDefault="00000000">
      <w:pPr>
        <w:spacing w:before="120" w:after="120"/>
        <w:jc w:val="center"/>
        <w:rPr>
          <w:rFonts w:asciiTheme="majorBidi" w:hAnsiTheme="majorBidi" w:cstheme="majorBidi"/>
        </w:rPr>
      </w:pPr>
      <m:oMath>
        <m:nary>
          <m:naryPr>
            <m:chr m:val="∑"/>
            <m:limLoc m:val="undOvr"/>
            <m:supHide m:val="1"/>
            <m:ctrlPr>
              <w:rPr>
                <w:rFonts w:ascii="Cambria Math" w:hAnsi="Cambria Math" w:cstheme="majorBidi"/>
              </w:rPr>
            </m:ctrlPr>
          </m:naryPr>
          <m:sub>
            <m:r>
              <w:rPr>
                <w:rFonts w:ascii="Cambria Math" w:hAnsi="Cambria Math" w:cstheme="majorBidi"/>
              </w:rPr>
              <m:t>j∈J</m:t>
            </m:r>
          </m:sub>
          <m:sup/>
          <m:e/>
        </m:nary>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j</m:t>
            </m:r>
          </m:sub>
        </m:sSub>
        <m:r>
          <w:rPr>
            <w:rFonts w:ascii="Cambria Math" w:hAnsi="Cambria Math" w:cstheme="majorBidi"/>
          </w:rPr>
          <m:t xml:space="preserve"> = p</m:t>
        </m:r>
      </m:oMath>
      <w:r w:rsidR="00F26012" w:rsidRPr="00FE1FE5">
        <w:rPr>
          <w:rFonts w:asciiTheme="majorBidi" w:hAnsiTheme="majorBidi" w:cstheme="majorBidi"/>
          <w:color w:val="6B7280"/>
          <w:sz w:val="19"/>
          <w:szCs w:val="19"/>
        </w:rPr>
        <w:t xml:space="preserve">      (4)</w:t>
      </w:r>
    </w:p>
    <w:p w14:paraId="239A45B3" w14:textId="77777777" w:rsidR="00AD2610" w:rsidRPr="00FE1FE5" w:rsidRDefault="00000000">
      <w:pPr>
        <w:spacing w:before="120" w:after="120"/>
        <w:jc w:val="center"/>
        <w:rPr>
          <w:rFonts w:asciiTheme="majorBidi" w:hAnsiTheme="majorBidi" w:cstheme="majorBidi"/>
        </w:rPr>
      </w:pPr>
      <m:oMath>
        <m:nary>
          <m:naryPr>
            <m:chr m:val="∑"/>
            <m:limLoc m:val="undOvr"/>
            <m:supHide m:val="1"/>
            <m:ctrlPr>
              <w:rPr>
                <w:rFonts w:ascii="Cambria Math" w:hAnsi="Cambria Math" w:cstheme="majorBidi"/>
              </w:rPr>
            </m:ctrlPr>
          </m:naryPr>
          <m:sub>
            <m:r>
              <w:rPr>
                <w:rFonts w:ascii="Cambria Math" w:hAnsi="Cambria Math" w:cstheme="majorBidi"/>
              </w:rPr>
              <m:t>i∈I</m:t>
            </m:r>
          </m:sub>
          <m:sup/>
          <m:e/>
        </m:nary>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ij</m:t>
            </m:r>
          </m:sub>
        </m:sSub>
        <m:r>
          <w:rPr>
            <w:rFonts w:ascii="Cambria Math" w:hAnsi="Cambria Math" w:cstheme="majorBidi"/>
          </w:rPr>
          <m:t xml:space="preserve"> ≤ </m:t>
        </m:r>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j</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j</m:t>
            </m:r>
          </m:sub>
        </m:sSub>
        <m:r>
          <w:rPr>
            <w:rFonts w:ascii="Cambria Math" w:hAnsi="Cambria Math" w:cstheme="majorBidi"/>
          </w:rPr>
          <m:t xml:space="preserve">        ∀ j ∈ J</m:t>
        </m:r>
      </m:oMath>
      <w:r w:rsidR="00F26012" w:rsidRPr="00FE1FE5">
        <w:rPr>
          <w:rFonts w:asciiTheme="majorBidi" w:hAnsiTheme="majorBidi" w:cstheme="majorBidi"/>
          <w:color w:val="6B7280"/>
          <w:sz w:val="19"/>
          <w:szCs w:val="19"/>
        </w:rPr>
        <w:t xml:space="preserve">      (5)</w:t>
      </w:r>
    </w:p>
    <w:p w14:paraId="7070A836" w14:textId="77777777" w:rsidR="00AD2610" w:rsidRPr="00FE1FE5" w:rsidRDefault="00000000">
      <w:pPr>
        <w:spacing w:before="120" w:after="120"/>
        <w:jc w:val="center"/>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ij</m:t>
            </m:r>
          </m:sub>
        </m:sSub>
        <m:r>
          <w:rPr>
            <w:rFonts w:ascii="Cambria Math" w:hAnsi="Cambria Math" w:cstheme="majorBidi"/>
          </w:rPr>
          <m:t xml:space="preserve"> , </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j</m:t>
            </m:r>
          </m:sub>
        </m:sSub>
        <m:r>
          <w:rPr>
            <w:rFonts w:ascii="Cambria Math" w:hAnsi="Cambria Math" w:cstheme="majorBidi"/>
          </w:rPr>
          <m:t xml:space="preserve"> ∈ {0, 1}</m:t>
        </m:r>
      </m:oMath>
      <w:r w:rsidR="00F26012" w:rsidRPr="00FE1FE5">
        <w:rPr>
          <w:rFonts w:asciiTheme="majorBidi" w:hAnsiTheme="majorBidi" w:cstheme="majorBidi"/>
          <w:color w:val="6B7280"/>
          <w:sz w:val="19"/>
          <w:szCs w:val="19"/>
        </w:rPr>
        <w:t xml:space="preserve">      (6)</w:t>
      </w:r>
    </w:p>
    <w:p w14:paraId="2CF204B2"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Here wᵢ is the demand at point i, </w:t>
      </w:r>
      <w:commentRangeStart w:id="149"/>
      <w:r w:rsidRPr="00FE1FE5">
        <w:rPr>
          <w:rFonts w:asciiTheme="majorBidi" w:hAnsiTheme="majorBidi" w:cstheme="majorBidi"/>
        </w:rPr>
        <w:t>dᵢⱼ the distance from i to candidate site j,</w:t>
      </w:r>
      <w:commentRangeEnd w:id="149"/>
      <w:r w:rsidR="00BA3AD5">
        <w:rPr>
          <w:rStyle w:val="CommentReference"/>
          <w:rtl/>
        </w:rPr>
        <w:commentReference w:id="149"/>
      </w:r>
      <w:r w:rsidRPr="00FE1FE5">
        <w:rPr>
          <w:rFonts w:asciiTheme="majorBidi" w:hAnsiTheme="majorBidi" w:cstheme="majorBidi"/>
        </w:rPr>
        <w:t xml:space="preserve"> yⱼ = 1 if site j is opened, and xᵢⱼ = 1 if demand point i is assigned to site j. Constraint EQ-2 forces every demand point to be served; EQ-3 forbids assignment to closed sites; </w:t>
      </w:r>
      <w:commentRangeStart w:id="150"/>
      <w:r w:rsidRPr="00FE1FE5">
        <w:rPr>
          <w:rFonts w:asciiTheme="majorBidi" w:hAnsiTheme="majorBidi" w:cstheme="majorBidi"/>
        </w:rPr>
        <w:t>EQ-4 fixes the number of open sites</w:t>
      </w:r>
      <w:commentRangeEnd w:id="150"/>
      <w:r w:rsidR="00BA3AD5">
        <w:rPr>
          <w:rStyle w:val="CommentReference"/>
          <w:rtl/>
        </w:rPr>
        <w:commentReference w:id="150"/>
      </w:r>
      <w:r w:rsidRPr="00FE1FE5">
        <w:rPr>
          <w:rFonts w:asciiTheme="majorBidi" w:hAnsiTheme="majorBidi" w:cstheme="majorBidi"/>
        </w:rPr>
        <w:t xml:space="preserve">; </w:t>
      </w:r>
      <w:commentRangeStart w:id="151"/>
      <w:r w:rsidRPr="00FE1FE5">
        <w:rPr>
          <w:rFonts w:asciiTheme="majorBidi" w:hAnsiTheme="majorBidi" w:cstheme="majorBidi"/>
        </w:rPr>
        <w:t>EQ-5 caps each site's load at its container capacity Qⱼ.</w:t>
      </w:r>
      <w:commentRangeEnd w:id="151"/>
      <w:r w:rsidR="00BA3AD5">
        <w:rPr>
          <w:rStyle w:val="CommentReference"/>
          <w:rtl/>
        </w:rPr>
        <w:commentReference w:id="151"/>
      </w:r>
      <w:r w:rsidRPr="00FE1FE5">
        <w:rPr>
          <w:rFonts w:asciiTheme="majorBidi" w:hAnsiTheme="majorBidi" w:cstheme="majorBidi"/>
        </w:rPr>
        <w:t xml:space="preserve">    The stochastic version replaces the single demand vector with the scenario set from Section 3.2. Locations are first-stage decisions, fixed before demand is known, while assignments become second-stage decisions that may differ per scenario:</w:t>
      </w:r>
    </w:p>
    <w:p w14:paraId="5BAAFBDA" w14:textId="77777777" w:rsidR="00AD2610" w:rsidRPr="00FE1FE5" w:rsidRDefault="00F26012">
      <w:pPr>
        <w:spacing w:before="120" w:after="120"/>
        <w:jc w:val="center"/>
        <w:rPr>
          <w:rFonts w:asciiTheme="majorBidi" w:hAnsiTheme="majorBidi" w:cstheme="majorBidi"/>
        </w:rPr>
      </w:pPr>
      <m:oMath>
        <m:r>
          <w:rPr>
            <w:rFonts w:ascii="Cambria Math" w:hAnsi="Cambria Math" w:cstheme="majorBidi"/>
          </w:rPr>
          <m:t xml:space="preserve">min  </m:t>
        </m:r>
        <m:nary>
          <m:naryPr>
            <m:chr m:val="∑"/>
            <m:limLoc m:val="undOvr"/>
            <m:supHide m:val="1"/>
            <m:ctrlPr>
              <w:rPr>
                <w:rFonts w:ascii="Cambria Math" w:hAnsi="Cambria Math" w:cstheme="majorBidi"/>
              </w:rPr>
            </m:ctrlPr>
          </m:naryPr>
          <m:sub>
            <m:r>
              <w:rPr>
                <w:rFonts w:ascii="Cambria Math" w:hAnsi="Cambria Math" w:cstheme="majorBidi"/>
              </w:rPr>
              <m:t>s∈S</m:t>
            </m:r>
          </m:sub>
          <m:sup/>
          <m:e/>
        </m:nary>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s</m:t>
            </m:r>
          </m:sub>
        </m:sSub>
        <m:r>
          <w:rPr>
            <w:rFonts w:ascii="Cambria Math" w:hAnsi="Cambria Math" w:cstheme="majorBidi"/>
          </w:rPr>
          <m:t xml:space="preserve"> </m:t>
        </m:r>
        <m:nary>
          <m:naryPr>
            <m:chr m:val="∑"/>
            <m:limLoc m:val="undOvr"/>
            <m:supHide m:val="1"/>
            <m:ctrlPr>
              <w:rPr>
                <w:rFonts w:ascii="Cambria Math" w:hAnsi="Cambria Math" w:cstheme="majorBidi"/>
              </w:rPr>
            </m:ctrlPr>
          </m:naryPr>
          <m:sub>
            <m:r>
              <w:rPr>
                <w:rFonts w:ascii="Cambria Math" w:hAnsi="Cambria Math" w:cstheme="majorBidi"/>
              </w:rPr>
              <m:t>i∈I</m:t>
            </m:r>
          </m:sub>
          <m:sup/>
          <m:e/>
        </m:nary>
        <m:nary>
          <m:naryPr>
            <m:chr m:val="∑"/>
            <m:limLoc m:val="undOvr"/>
            <m:supHide m:val="1"/>
            <m:ctrlPr>
              <w:rPr>
                <w:rFonts w:ascii="Cambria Math" w:hAnsi="Cambria Math" w:cstheme="majorBidi"/>
              </w:rPr>
            </m:ctrlPr>
          </m:naryPr>
          <m:sub>
            <m:r>
              <w:rPr>
                <w:rFonts w:ascii="Cambria Math" w:hAnsi="Cambria Math" w:cstheme="majorBidi"/>
              </w:rPr>
              <m:t>j∈J</m:t>
            </m:r>
          </m:sub>
          <m:sup/>
          <m:e/>
        </m:nary>
        <m:sSub>
          <m:sSubPr>
            <m:ctrlPr>
              <w:rPr>
                <w:rFonts w:ascii="Cambria Math" w:hAnsi="Cambria Math" w:cstheme="majorBidi"/>
              </w:rPr>
            </m:ctrlPr>
          </m:sSubPr>
          <m:e>
            <m:sSup>
              <m:sSupPr>
                <m:ctrlPr>
                  <w:rPr>
                    <w:rFonts w:ascii="Cambria Math" w:hAnsi="Cambria Math" w:cstheme="majorBidi"/>
                  </w:rPr>
                </m:ctrlPr>
              </m:sSupPr>
              <m:e>
                <m:r>
                  <w:rPr>
                    <w:rFonts w:ascii="Cambria Math" w:hAnsi="Cambria Math" w:cstheme="majorBidi"/>
                  </w:rPr>
                  <m:t>w</m:t>
                </m:r>
              </m:e>
              <m:sup>
                <m:r>
                  <w:rPr>
                    <w:rFonts w:ascii="Cambria Math" w:hAnsi="Cambria Math" w:cstheme="majorBidi"/>
                  </w:rPr>
                  <m:t>s</m:t>
                </m:r>
              </m:sup>
            </m:sSup>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ij</m:t>
            </m:r>
          </m:sub>
        </m:sSub>
        <m:r>
          <w:rPr>
            <w:rFonts w:ascii="Cambria Math" w:hAnsi="Cambria Math" w:cstheme="majorBidi"/>
          </w:rPr>
          <m:t xml:space="preserve"> </m:t>
        </m:r>
        <m:sSub>
          <m:sSubPr>
            <m:ctrlPr>
              <w:rPr>
                <w:rFonts w:ascii="Cambria Math" w:hAnsi="Cambria Math" w:cstheme="majorBidi"/>
              </w:rPr>
            </m:ctrlPr>
          </m:sSubPr>
          <m:e>
            <m:sSup>
              <m:sSupPr>
                <m:ctrlPr>
                  <w:rPr>
                    <w:rFonts w:ascii="Cambria Math" w:hAnsi="Cambria Math" w:cstheme="majorBidi"/>
                  </w:rPr>
                </m:ctrlPr>
              </m:sSupPr>
              <m:e>
                <m:r>
                  <w:rPr>
                    <w:rFonts w:ascii="Cambria Math" w:hAnsi="Cambria Math" w:cstheme="majorBidi"/>
                  </w:rPr>
                  <m:t>x</m:t>
                </m:r>
              </m:e>
              <m:sup>
                <m:r>
                  <w:rPr>
                    <w:rFonts w:ascii="Cambria Math" w:hAnsi="Cambria Math" w:cstheme="majorBidi"/>
                  </w:rPr>
                  <m:t>s</m:t>
                </m:r>
              </m:sup>
            </m:sSup>
          </m:e>
          <m:sub>
            <m:r>
              <w:rPr>
                <w:rFonts w:ascii="Cambria Math" w:hAnsi="Cambria Math" w:cstheme="majorBidi"/>
              </w:rPr>
              <m:t>ij</m:t>
            </m:r>
          </m:sub>
        </m:sSub>
        <m:r>
          <w:rPr>
            <w:rFonts w:ascii="Cambria Math" w:hAnsi="Cambria Math" w:cstheme="majorBidi"/>
          </w:rPr>
          <m:t xml:space="preserve">        with  </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j</m:t>
            </m:r>
          </m:sub>
        </m:sSub>
        <m:r>
          <w:rPr>
            <w:rFonts w:ascii="Cambria Math" w:hAnsi="Cambria Math" w:cstheme="majorBidi"/>
          </w:rPr>
          <m:t xml:space="preserve">  shared across scenarios</m:t>
        </m:r>
      </m:oMath>
      <w:r w:rsidRPr="00FE1FE5">
        <w:rPr>
          <w:rFonts w:asciiTheme="majorBidi" w:hAnsiTheme="majorBidi" w:cstheme="majorBidi"/>
          <w:color w:val="6B7280"/>
          <w:sz w:val="19"/>
          <w:szCs w:val="19"/>
        </w:rPr>
        <w:t xml:space="preserve">      (</w:t>
      </w:r>
      <w:commentRangeStart w:id="152"/>
      <w:r w:rsidRPr="00FE1FE5">
        <w:rPr>
          <w:rFonts w:asciiTheme="majorBidi" w:hAnsiTheme="majorBidi" w:cstheme="majorBidi"/>
          <w:color w:val="6B7280"/>
          <w:sz w:val="19"/>
          <w:szCs w:val="19"/>
        </w:rPr>
        <w:t>7</w:t>
      </w:r>
      <w:commentRangeEnd w:id="152"/>
      <w:r w:rsidR="00BA3AD5">
        <w:rPr>
          <w:rStyle w:val="CommentReference"/>
          <w:rtl/>
        </w:rPr>
        <w:commentReference w:id="152"/>
      </w:r>
      <w:r w:rsidRPr="00FE1FE5">
        <w:rPr>
          <w:rFonts w:asciiTheme="majorBidi" w:hAnsiTheme="majorBidi" w:cstheme="majorBidi"/>
          <w:color w:val="6B7280"/>
          <w:sz w:val="19"/>
          <w:szCs w:val="19"/>
        </w:rPr>
        <w:t>)</w:t>
      </w:r>
    </w:p>
    <w:p w14:paraId="498CB635"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The solution is a single set of locations that performs well on average across all scenarios, rather than optimally for one guess. Standard diagnostics, the value of the stochastic solution (VSS) and the </w:t>
      </w:r>
      <w:commentRangeStart w:id="153"/>
      <w:r w:rsidRPr="00FE1FE5">
        <w:rPr>
          <w:rFonts w:asciiTheme="majorBidi" w:hAnsiTheme="majorBidi" w:cstheme="majorBidi"/>
        </w:rPr>
        <w:t xml:space="preserve">expected value of perfect information (EVPI), </w:t>
      </w:r>
      <w:commentRangeEnd w:id="153"/>
      <w:r w:rsidR="00954447">
        <w:rPr>
          <w:rStyle w:val="CommentReference"/>
          <w:rtl/>
        </w:rPr>
        <w:commentReference w:id="153"/>
      </w:r>
      <w:commentRangeStart w:id="154"/>
      <w:r w:rsidRPr="00FE1FE5">
        <w:rPr>
          <w:rFonts w:asciiTheme="majorBidi" w:hAnsiTheme="majorBidi" w:cstheme="majorBidi"/>
        </w:rPr>
        <w:t>quantify whether the added machinery bought anything</w:t>
      </w:r>
      <w:commentRangeEnd w:id="154"/>
      <w:r w:rsidR="00954447">
        <w:rPr>
          <w:rStyle w:val="CommentReference"/>
          <w:rtl/>
        </w:rPr>
        <w:commentReference w:id="154"/>
      </w:r>
      <w:r w:rsidRPr="00FE1FE5">
        <w:rPr>
          <w:rFonts w:asciiTheme="majorBidi" w:hAnsiTheme="majorBidi" w:cstheme="majorBidi"/>
        </w:rPr>
        <w:t>; a thesis should report both.</w:t>
      </w:r>
      <w:commentRangeStart w:id="155"/>
      <w:r w:rsidRPr="00FE1FE5">
        <w:rPr>
          <w:rFonts w:asciiTheme="majorBidi" w:hAnsiTheme="majorBidi" w:cstheme="majorBidi"/>
        </w:rPr>
        <w:t xml:space="preserve">    </w:t>
      </w:r>
      <w:commentRangeEnd w:id="155"/>
      <w:r w:rsidR="00BA3AD5">
        <w:rPr>
          <w:rStyle w:val="CommentReference"/>
          <w:rtl/>
        </w:rPr>
        <w:commentReference w:id="155"/>
      </w:r>
      <w:r w:rsidRPr="00FE1FE5">
        <w:rPr>
          <w:rFonts w:asciiTheme="majorBidi" w:hAnsiTheme="majorBidi" w:cstheme="majorBidi"/>
        </w:rPr>
        <w:t xml:space="preserve">A robust variant replaces the probability-weighted average with protection against worst cases within an uncertainty set. It answers a different question ("how bad can it get" rather than "what is best on average") and </w:t>
      </w:r>
      <w:commentRangeStart w:id="156"/>
      <w:r w:rsidRPr="00FE1FE5">
        <w:rPr>
          <w:rFonts w:asciiTheme="majorBidi" w:hAnsiTheme="majorBidi" w:cstheme="majorBidi"/>
        </w:rPr>
        <w:t>serves as a benchmark on the same scenario data</w:t>
      </w:r>
      <w:commentRangeEnd w:id="156"/>
      <w:r w:rsidR="00886AC2">
        <w:rPr>
          <w:rStyle w:val="CommentReference"/>
          <w:rtl/>
        </w:rPr>
        <w:commentReference w:id="156"/>
      </w:r>
      <w:r w:rsidRPr="00FE1FE5">
        <w:rPr>
          <w:rFonts w:asciiTheme="majorBidi" w:hAnsiTheme="majorBidi" w:cstheme="majorBidi"/>
        </w:rPr>
        <w:t>.</w:t>
      </w:r>
    </w:p>
    <w:p w14:paraId="3636EB31" w14:textId="77777777" w:rsidR="00AD2610" w:rsidRPr="00FE1FE5" w:rsidRDefault="00F26012">
      <w:pPr>
        <w:pStyle w:val="Heading2"/>
        <w:spacing w:before="280" w:after="140"/>
        <w:rPr>
          <w:rFonts w:asciiTheme="majorBidi" w:hAnsiTheme="majorBidi" w:cstheme="majorBidi"/>
        </w:rPr>
      </w:pPr>
      <w:bookmarkStart w:id="157" w:name="_Toc237211471"/>
      <w:r w:rsidRPr="00FE1FE5">
        <w:rPr>
          <w:rFonts w:asciiTheme="majorBidi" w:eastAsia="Calibri Light" w:hAnsiTheme="majorBidi" w:cstheme="majorBidi"/>
          <w:b/>
          <w:bCs/>
        </w:rPr>
        <w:t>3.4  Why this chain is reasonable</w:t>
      </w:r>
      <w:bookmarkEnd w:id="157"/>
    </w:p>
    <w:p w14:paraId="73E98BC4" w14:textId="77777777" w:rsidR="00AD2610" w:rsidRPr="00FE1FE5" w:rsidRDefault="00F26012">
      <w:pPr>
        <w:spacing w:after="120" w:line="300" w:lineRule="auto"/>
        <w:jc w:val="both"/>
        <w:rPr>
          <w:rFonts w:asciiTheme="majorBidi" w:hAnsiTheme="majorBidi" w:cstheme="majorBidi"/>
        </w:rPr>
      </w:pPr>
      <w:commentRangeStart w:id="158"/>
      <w:r w:rsidRPr="00FE1FE5">
        <w:rPr>
          <w:rFonts w:asciiTheme="majorBidi" w:hAnsiTheme="majorBidi" w:cstheme="majorBidi"/>
        </w:rPr>
        <w:t xml:space="preserve">The architecture (measure, model demand, locate deterministically, then under uncertainty) </w:t>
      </w:r>
      <w:commentRangeEnd w:id="158"/>
      <w:r w:rsidR="0084029D">
        <w:rPr>
          <w:rStyle w:val="CommentReference"/>
          <w:rtl/>
        </w:rPr>
        <w:commentReference w:id="158"/>
      </w:r>
      <w:r w:rsidRPr="00FE1FE5">
        <w:rPr>
          <w:rFonts w:asciiTheme="majorBidi" w:hAnsiTheme="majorBidi" w:cstheme="majorBidi"/>
        </w:rPr>
        <w:t xml:space="preserve">is coherent and </w:t>
      </w:r>
      <w:commentRangeStart w:id="159"/>
      <w:r w:rsidRPr="00FE1FE5">
        <w:rPr>
          <w:rFonts w:asciiTheme="majorBidi" w:hAnsiTheme="majorBidi" w:cstheme="majorBidi"/>
        </w:rPr>
        <w:t>matches how the location literature actually progressed</w:t>
      </w:r>
      <w:commentRangeEnd w:id="159"/>
      <w:r w:rsidR="0084029D">
        <w:rPr>
          <w:rStyle w:val="CommentReference"/>
          <w:rtl/>
        </w:rPr>
        <w:commentReference w:id="159"/>
      </w:r>
      <w:r w:rsidRPr="00FE1FE5">
        <w:rPr>
          <w:rFonts w:asciiTheme="majorBidi" w:hAnsiTheme="majorBidi" w:cstheme="majorBidi"/>
        </w:rPr>
        <w:t xml:space="preserve">. The p-median choice is </w:t>
      </w:r>
      <w:commentRangeStart w:id="160"/>
      <w:r w:rsidRPr="00FE1FE5">
        <w:rPr>
          <w:rFonts w:asciiTheme="majorBidi" w:hAnsiTheme="majorBidi" w:cstheme="majorBidi"/>
        </w:rPr>
        <w:t>conservative in the best sense</w:t>
      </w:r>
      <w:commentRangeEnd w:id="160"/>
      <w:r w:rsidR="0084029D">
        <w:rPr>
          <w:rStyle w:val="CommentReference"/>
          <w:rtl/>
        </w:rPr>
        <w:commentReference w:id="160"/>
      </w:r>
      <w:r w:rsidRPr="00FE1FE5">
        <w:rPr>
          <w:rFonts w:asciiTheme="majorBidi" w:hAnsiTheme="majorBidi" w:cstheme="majorBidi"/>
        </w:rPr>
        <w:t xml:space="preserve">: fifty years of theory, </w:t>
      </w:r>
      <w:commentRangeStart w:id="161"/>
      <w:r w:rsidRPr="00FE1FE5">
        <w:rPr>
          <w:rFonts w:asciiTheme="majorBidi" w:hAnsiTheme="majorBidi" w:cstheme="majorBidi"/>
        </w:rPr>
        <w:t>exact solvability at this instance size</w:t>
      </w:r>
      <w:commentRangeEnd w:id="161"/>
      <w:r w:rsidR="0084029D">
        <w:rPr>
          <w:rStyle w:val="CommentReference"/>
          <w:rtl/>
        </w:rPr>
        <w:commentReference w:id="161"/>
      </w:r>
      <w:r w:rsidRPr="00FE1FE5">
        <w:rPr>
          <w:rFonts w:asciiTheme="majorBidi" w:hAnsiTheme="majorBidi" w:cstheme="majorBidi"/>
        </w:rPr>
        <w:t xml:space="preserve">, and </w:t>
      </w:r>
      <w:commentRangeStart w:id="162"/>
      <w:r w:rsidRPr="00FE1FE5">
        <w:rPr>
          <w:rFonts w:asciiTheme="majorBidi" w:hAnsiTheme="majorBidi" w:cstheme="majorBidi"/>
        </w:rPr>
        <w:t xml:space="preserve">an objective a jury </w:t>
      </w:r>
      <w:commentRangeEnd w:id="162"/>
      <w:r w:rsidR="0084029D">
        <w:rPr>
          <w:rStyle w:val="CommentReference"/>
          <w:rtl/>
        </w:rPr>
        <w:commentReference w:id="162"/>
      </w:r>
      <w:r w:rsidRPr="00FE1FE5">
        <w:rPr>
          <w:rFonts w:asciiTheme="majorBidi" w:hAnsiTheme="majorBidi" w:cstheme="majorBidi"/>
        </w:rPr>
        <w:t xml:space="preserve">understands. </w:t>
      </w:r>
      <w:commentRangeStart w:id="163"/>
      <w:r w:rsidRPr="00FE1FE5">
        <w:rPr>
          <w:rFonts w:asciiTheme="majorBidi" w:hAnsiTheme="majorBidi" w:cstheme="majorBidi"/>
        </w:rPr>
        <w:t xml:space="preserve">The stochastic extension is where the scientific contribution </w:t>
      </w:r>
      <w:commentRangeEnd w:id="163"/>
      <w:r w:rsidR="0084029D">
        <w:rPr>
          <w:rStyle w:val="CommentReference"/>
          <w:rtl/>
        </w:rPr>
        <w:commentReference w:id="163"/>
      </w:r>
      <w:r w:rsidRPr="00FE1FE5">
        <w:rPr>
          <w:rFonts w:asciiTheme="majorBidi" w:hAnsiTheme="majorBidi" w:cstheme="majorBidi"/>
        </w:rPr>
        <w:t xml:space="preserve">lives, </w:t>
      </w:r>
      <w:commentRangeStart w:id="164"/>
      <w:r w:rsidRPr="00FE1FE5">
        <w:rPr>
          <w:rFonts w:asciiTheme="majorBidi" w:hAnsiTheme="majorBidi" w:cstheme="majorBidi"/>
        </w:rPr>
        <w:t>because it uses precisely the information sensors add</w:t>
      </w:r>
      <w:commentRangeEnd w:id="164"/>
      <w:r w:rsidR="0084029D">
        <w:rPr>
          <w:rStyle w:val="CommentReference"/>
          <w:rtl/>
        </w:rPr>
        <w:commentReference w:id="164"/>
      </w:r>
      <w:r w:rsidRPr="00FE1FE5">
        <w:rPr>
          <w:rFonts w:asciiTheme="majorBidi" w:hAnsiTheme="majorBidi" w:cstheme="majorBidi"/>
        </w:rPr>
        <w:t xml:space="preserve">: the </w:t>
      </w:r>
      <w:commentRangeStart w:id="165"/>
      <w:r w:rsidRPr="00FE1FE5">
        <w:rPr>
          <w:rFonts w:asciiTheme="majorBidi" w:hAnsiTheme="majorBidi" w:cstheme="majorBidi"/>
        </w:rPr>
        <w:t>per-site variability of waste arrival</w:t>
      </w:r>
      <w:commentRangeEnd w:id="165"/>
      <w:r w:rsidR="0084029D">
        <w:rPr>
          <w:rStyle w:val="CommentReference"/>
          <w:rtl/>
        </w:rPr>
        <w:commentReference w:id="165"/>
      </w:r>
      <w:r w:rsidRPr="00FE1FE5">
        <w:rPr>
          <w:rFonts w:asciiTheme="majorBidi" w:hAnsiTheme="majorBidi" w:cstheme="majorBidi"/>
        </w:rPr>
        <w:t xml:space="preserve">, </w:t>
      </w:r>
      <w:commentRangeStart w:id="166"/>
      <w:r w:rsidRPr="00FE1FE5">
        <w:rPr>
          <w:rFonts w:asciiTheme="majorBidi" w:hAnsiTheme="majorBidi" w:cstheme="majorBidi"/>
        </w:rPr>
        <w:t>which fixed-schedule planning has never been able to observe.</w:t>
      </w:r>
      <w:commentRangeEnd w:id="166"/>
      <w:r w:rsidR="0084029D">
        <w:rPr>
          <w:rStyle w:val="CommentReference"/>
          <w:rtl/>
        </w:rPr>
        <w:commentReference w:id="166"/>
      </w:r>
    </w:p>
    <w:p w14:paraId="61A3DDA8" w14:textId="77777777" w:rsidR="00AD2610" w:rsidRPr="00FE1FE5" w:rsidRDefault="00F26012">
      <w:pPr>
        <w:pStyle w:val="Heading1"/>
        <w:pageBreakBefore/>
        <w:spacing w:after="240"/>
        <w:rPr>
          <w:rFonts w:asciiTheme="majorBidi" w:hAnsiTheme="majorBidi" w:cstheme="majorBidi"/>
        </w:rPr>
      </w:pPr>
      <w:bookmarkStart w:id="167" w:name="_Toc237211472"/>
      <w:r w:rsidRPr="00FE1FE5">
        <w:rPr>
          <w:rFonts w:asciiTheme="majorBidi" w:eastAsia="Calibri Light" w:hAnsiTheme="majorBidi" w:cstheme="majorBidi"/>
          <w:b/>
          <w:bCs/>
          <w:color w:val="1F4E79"/>
        </w:rPr>
        <w:lastRenderedPageBreak/>
        <w:t>4.  Audit findings</w:t>
      </w:r>
      <w:bookmarkEnd w:id="167"/>
    </w:p>
    <w:p w14:paraId="667B4ED2" w14:textId="77777777" w:rsidR="00AD2610" w:rsidRPr="00FE1FE5" w:rsidRDefault="00F26012">
      <w:pPr>
        <w:pStyle w:val="Heading2"/>
        <w:spacing w:before="280" w:after="140"/>
        <w:rPr>
          <w:rFonts w:asciiTheme="majorBidi" w:hAnsiTheme="majorBidi" w:cstheme="majorBidi"/>
        </w:rPr>
      </w:pPr>
      <w:bookmarkStart w:id="168" w:name="_Toc237211473"/>
      <w:r w:rsidRPr="00FE1FE5">
        <w:rPr>
          <w:rFonts w:asciiTheme="majorBidi" w:eastAsia="Calibri Light" w:hAnsiTheme="majorBidi" w:cstheme="majorBidi"/>
          <w:b/>
          <w:bCs/>
        </w:rPr>
        <w:t xml:space="preserve">4.1  The regression, as currently fitted, </w:t>
      </w:r>
      <w:commentRangeStart w:id="169"/>
      <w:r w:rsidRPr="00FE1FE5">
        <w:rPr>
          <w:rFonts w:asciiTheme="majorBidi" w:eastAsia="Calibri Light" w:hAnsiTheme="majorBidi" w:cstheme="majorBidi"/>
          <w:b/>
          <w:bCs/>
        </w:rPr>
        <w:t xml:space="preserve">has failed </w:t>
      </w:r>
      <w:commentRangeEnd w:id="169"/>
      <w:r w:rsidR="00644D84">
        <w:rPr>
          <w:rStyle w:val="CommentReference"/>
          <w:color w:val="1F2937"/>
          <w:rtl/>
        </w:rPr>
        <w:commentReference w:id="169"/>
      </w:r>
      <w:r w:rsidRPr="00FE1FE5">
        <w:rPr>
          <w:rFonts w:asciiTheme="majorBidi" w:eastAsia="Calibri Light" w:hAnsiTheme="majorBidi" w:cstheme="majorBidi"/>
          <w:b/>
          <w:bCs/>
        </w:rPr>
        <w:t>— and the failure is informative</w:t>
      </w:r>
      <w:bookmarkEnd w:id="168"/>
    </w:p>
    <w:p w14:paraId="238BB17F"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The current model regresses log-transformed mean daily kilograms per container (N = 452) on buffered population and land-use shares. </w:t>
      </w:r>
      <w:commentRangeStart w:id="170"/>
      <w:r w:rsidRPr="00FE1FE5">
        <w:rPr>
          <w:rFonts w:asciiTheme="majorBidi" w:hAnsiTheme="majorBidi" w:cstheme="majorBidi"/>
        </w:rPr>
        <w:t>The output is unambiguous</w:t>
      </w:r>
      <w:commentRangeEnd w:id="170"/>
      <w:r w:rsidR="00644D84">
        <w:rPr>
          <w:rStyle w:val="CommentReference"/>
          <w:rtl/>
        </w:rPr>
        <w:commentReference w:id="170"/>
      </w:r>
      <w:r w:rsidRPr="00FE1FE5">
        <w:rPr>
          <w:rFonts w:asciiTheme="majorBidi" w:hAnsiTheme="majorBidi" w:cstheme="majorBidi"/>
        </w:rPr>
        <w:t xml:space="preserve">: R² = 0.013, adjusted R² below zero, no individually significant predictor, and an overall F-test p-value of 0.95. Multicollinearity is ruled out (all VIF ≈ 1.0). </w:t>
      </w:r>
      <w:commentRangeStart w:id="171"/>
      <w:r w:rsidRPr="00FE1FE5">
        <w:rPr>
          <w:rFonts w:asciiTheme="majorBidi" w:hAnsiTheme="majorBidi" w:cstheme="majorBidi"/>
        </w:rPr>
        <w:t xml:space="preserve">The predictors are simply unrelated, in cross-section, to the response.    </w:t>
      </w:r>
      <w:commentRangeEnd w:id="171"/>
      <w:r w:rsidR="00644D84">
        <w:rPr>
          <w:rStyle w:val="CommentReference"/>
          <w:rtl/>
        </w:rPr>
        <w:commentReference w:id="171"/>
      </w:r>
      <w:commentRangeStart w:id="172"/>
      <w:r w:rsidRPr="00FE1FE5">
        <w:rPr>
          <w:rFonts w:asciiTheme="majorBidi" w:hAnsiTheme="majorBidi" w:cstheme="majorBidi"/>
        </w:rPr>
        <w:t>Three causes, all fixable</w:t>
      </w:r>
      <w:commentRangeEnd w:id="172"/>
      <w:r w:rsidR="00644D84">
        <w:rPr>
          <w:rStyle w:val="CommentReference"/>
          <w:rtl/>
        </w:rPr>
        <w:commentReference w:id="172"/>
      </w:r>
      <w:r w:rsidRPr="00FE1FE5">
        <w:rPr>
          <w:rFonts w:asciiTheme="majorBidi" w:hAnsiTheme="majorBidi" w:cstheme="majorBidi"/>
        </w:rPr>
        <w:t xml:space="preserve">:    </w:t>
      </w:r>
      <w:r w:rsidRPr="00FE1FE5">
        <w:rPr>
          <w:rFonts w:asciiTheme="majorBidi" w:hAnsiTheme="majorBidi" w:cstheme="majorBidi"/>
          <w:b/>
          <w:bCs/>
        </w:rPr>
        <w:t>The response variable is built on unattributable weights.</w:t>
      </w:r>
      <w:r w:rsidRPr="00FE1FE5">
        <w:rPr>
          <w:rFonts w:asciiTheme="majorBidi" w:hAnsiTheme="majorBidi" w:cstheme="majorBidi"/>
        </w:rPr>
        <w:t xml:space="preserve"> Mean kg/day per container cannot be derived from </w:t>
      </w:r>
      <w:r w:rsidRPr="00FE1FE5">
        <w:rPr>
          <w:rFonts w:asciiTheme="majorBidi" w:eastAsia="Consolas" w:hAnsiTheme="majorBidi" w:cstheme="majorBidi"/>
          <w:sz w:val="20"/>
          <w:szCs w:val="20"/>
        </w:rPr>
        <w:t>Peso total</w:t>
      </w:r>
      <w:r w:rsidRPr="00FE1FE5">
        <w:rPr>
          <w:rFonts w:asciiTheme="majorBidi" w:hAnsiTheme="majorBidi" w:cstheme="majorBidi"/>
        </w:rPr>
        <w:t xml:space="preserve">, which is </w:t>
      </w:r>
      <w:commentRangeStart w:id="173"/>
      <w:r w:rsidRPr="00FE1FE5">
        <w:rPr>
          <w:rFonts w:asciiTheme="majorBidi" w:hAnsiTheme="majorBidi" w:cstheme="majorBidi"/>
        </w:rPr>
        <w:t xml:space="preserve">a trip total across ~80 containers </w:t>
      </w:r>
      <w:commentRangeEnd w:id="173"/>
      <w:r w:rsidR="00644D84">
        <w:rPr>
          <w:rStyle w:val="CommentReference"/>
          <w:rtl/>
        </w:rPr>
        <w:commentReference w:id="173"/>
      </w:r>
      <w:r w:rsidRPr="00FE1FE5">
        <w:rPr>
          <w:rFonts w:asciiTheme="majorBidi" w:hAnsiTheme="majorBidi" w:cstheme="majorBidi"/>
        </w:rPr>
        <w:t>(D5). If the response was constructed by dividing trip weights across containers, it contains mostly allocation noise, and no spatial covariate will ever explain it.</w:t>
      </w:r>
      <w:commentRangeStart w:id="174"/>
      <w:r w:rsidRPr="00FE1FE5">
        <w:rPr>
          <w:rFonts w:asciiTheme="majorBidi" w:hAnsiTheme="majorBidi" w:cstheme="majorBidi"/>
        </w:rPr>
        <w:t xml:space="preserve">    </w:t>
      </w:r>
      <w:commentRangeEnd w:id="174"/>
      <w:r w:rsidR="006F71F3">
        <w:rPr>
          <w:rStyle w:val="CommentReference"/>
          <w:rtl/>
        </w:rPr>
        <w:commentReference w:id="174"/>
      </w:r>
      <w:r w:rsidRPr="00FE1FE5">
        <w:rPr>
          <w:rFonts w:asciiTheme="majorBidi" w:hAnsiTheme="majorBidi" w:cstheme="majorBidi"/>
          <w:b/>
          <w:bCs/>
        </w:rPr>
        <w:t>The unit of analysis discards the signal.</w:t>
      </w:r>
      <w:r w:rsidRPr="00FE1FE5">
        <w:rPr>
          <w:rFonts w:asciiTheme="majorBidi" w:hAnsiTheme="majorBidi" w:cstheme="majorBidi"/>
        </w:rPr>
        <w:t xml:space="preserve"> A cross-sectional model averages away exactly the variation (weekday, season, events) that drives waste generation. The regression's own documentation concedes this in its interpretation section. The data are a panel: </w:t>
      </w:r>
      <w:commentRangeStart w:id="175"/>
      <w:r w:rsidRPr="00FE1FE5">
        <w:rPr>
          <w:rFonts w:asciiTheme="majorBidi" w:hAnsiTheme="majorBidi" w:cstheme="majorBidi"/>
        </w:rPr>
        <w:t>344 containers × up to four years of readings</w:t>
      </w:r>
      <w:commentRangeEnd w:id="175"/>
      <w:r w:rsidR="006F71F3">
        <w:rPr>
          <w:rStyle w:val="CommentReference"/>
        </w:rPr>
        <w:commentReference w:id="175"/>
      </w:r>
      <w:r w:rsidRPr="00FE1FE5">
        <w:rPr>
          <w:rFonts w:asciiTheme="majorBidi" w:hAnsiTheme="majorBidi" w:cstheme="majorBidi"/>
        </w:rPr>
        <w:t xml:space="preserve">. Modelling at container-day level with temporal covariates is the natural specification, with the static spatial variables entering as container-level effects.    </w:t>
      </w:r>
      <w:r w:rsidRPr="00FE1FE5">
        <w:rPr>
          <w:rFonts w:asciiTheme="majorBidi" w:hAnsiTheme="majorBidi" w:cstheme="majorBidi"/>
          <w:b/>
          <w:bCs/>
        </w:rPr>
        <w:t>One covariate is suspicious on its face.</w:t>
      </w:r>
      <w:r w:rsidRPr="00FE1FE5">
        <w:rPr>
          <w:rFonts w:asciiTheme="majorBidi" w:hAnsiTheme="majorBidi" w:cstheme="majorBidi"/>
        </w:rPr>
        <w:t xml:space="preserve"> The population coefficient of −6.4 × 10⁻⁷ with a standard error three times larger suggests </w:t>
      </w:r>
      <w:commentRangeStart w:id="176"/>
      <w:r w:rsidRPr="00FE1FE5">
        <w:rPr>
          <w:rFonts w:asciiTheme="majorBidi" w:hAnsiTheme="majorBidi" w:cstheme="majorBidi"/>
        </w:rPr>
        <w:t xml:space="preserve">a units or construction error in </w:t>
      </w:r>
      <w:r w:rsidRPr="00FE1FE5">
        <w:rPr>
          <w:rFonts w:asciiTheme="majorBidi" w:eastAsia="Consolas" w:hAnsiTheme="majorBidi" w:cstheme="majorBidi"/>
          <w:sz w:val="20"/>
          <w:szCs w:val="20"/>
        </w:rPr>
        <w:t>Pop_100m</w:t>
      </w:r>
      <w:commentRangeEnd w:id="176"/>
      <w:r w:rsidR="006F71F3">
        <w:rPr>
          <w:rStyle w:val="CommentReference"/>
        </w:rPr>
        <w:commentReference w:id="176"/>
      </w:r>
      <w:r w:rsidRPr="00FE1FE5">
        <w:rPr>
          <w:rFonts w:asciiTheme="majorBidi" w:hAnsiTheme="majorBidi" w:cstheme="majorBidi"/>
        </w:rPr>
        <w:t xml:space="preserve">; a 100 m buffer population should be a number in the tens to hundreds, and its coefficient should not be nine orders of magnitude below the intercept.    The repair uses the thesis's own instrument. Sensor readings give fill level over time per container; the slope between collections is a fill </w:t>
      </w:r>
      <w:r w:rsidRPr="00FE1FE5">
        <w:rPr>
          <w:rFonts w:asciiTheme="majorBidi" w:hAnsiTheme="majorBidi" w:cstheme="majorBidi"/>
          <w:i/>
          <w:iCs/>
        </w:rPr>
        <w:t>rate</w:t>
      </w:r>
      <w:r w:rsidRPr="00FE1FE5">
        <w:rPr>
          <w:rFonts w:asciiTheme="majorBidi" w:hAnsiTheme="majorBidi" w:cstheme="majorBidi"/>
        </w:rPr>
        <w:t xml:space="preserve">. Multiplied by container volume and a fraction-specific bulk density, and </w:t>
      </w:r>
      <w:commentRangeStart w:id="177"/>
      <w:r w:rsidRPr="00FE1FE5">
        <w:rPr>
          <w:rFonts w:asciiTheme="majorBidi" w:hAnsiTheme="majorBidi" w:cstheme="majorBidi"/>
        </w:rPr>
        <w:t>calibrated so that summed container masses match the trip weigh-ins</w:t>
      </w:r>
      <w:commentRangeEnd w:id="177"/>
      <w:r w:rsidR="006F71F3">
        <w:rPr>
          <w:rStyle w:val="CommentReference"/>
        </w:rPr>
        <w:commentReference w:id="177"/>
      </w:r>
      <w:r w:rsidRPr="00FE1FE5">
        <w:rPr>
          <w:rFonts w:asciiTheme="majorBidi" w:hAnsiTheme="majorBidi" w:cstheme="majorBidi"/>
        </w:rPr>
        <w:t xml:space="preserve"> at CTRO (a mass-balance constraint the data support), this yields a defensible container-level demand series: </w:t>
      </w:r>
      <w:commentRangeStart w:id="178"/>
      <w:r w:rsidRPr="00FE1FE5">
        <w:rPr>
          <w:rFonts w:asciiTheme="majorBidi" w:hAnsiTheme="majorBidi" w:cstheme="majorBidi"/>
        </w:rPr>
        <w:t>measured, not allocated</w:t>
      </w:r>
      <w:commentRangeEnd w:id="178"/>
      <w:r w:rsidR="006F71F3">
        <w:rPr>
          <w:rStyle w:val="CommentReference"/>
        </w:rPr>
        <w:commentReference w:id="178"/>
      </w:r>
      <w:r w:rsidRPr="00FE1FE5">
        <w:rPr>
          <w:rFonts w:asciiTheme="majorBidi" w:hAnsiTheme="majorBidi" w:cstheme="majorBidi"/>
        </w:rPr>
        <w:t xml:space="preserve">. The regression then has a real response, and its purpose sharpens: </w:t>
      </w:r>
      <w:commentRangeStart w:id="179"/>
      <w:r w:rsidRPr="00FE1FE5">
        <w:rPr>
          <w:rFonts w:asciiTheme="majorBidi" w:hAnsiTheme="majorBidi" w:cstheme="majorBidi"/>
        </w:rPr>
        <w:t>transfer measured demand to unmeasured locations</w:t>
      </w:r>
      <w:commentRangeEnd w:id="179"/>
      <w:r w:rsidR="006F71F3">
        <w:rPr>
          <w:rStyle w:val="CommentReference"/>
        </w:rPr>
        <w:commentReference w:id="179"/>
      </w:r>
      <w:r w:rsidRPr="00FE1FE5">
        <w:rPr>
          <w:rFonts w:asciiTheme="majorBidi" w:hAnsiTheme="majorBidi" w:cstheme="majorBidi"/>
        </w:rPr>
        <w:t xml:space="preserve">.    On stepwise selection itself: use it, if at all, only as a screening step. </w:t>
      </w:r>
      <w:commentRangeStart w:id="180"/>
      <w:r w:rsidRPr="00FE1FE5">
        <w:rPr>
          <w:rFonts w:asciiTheme="majorBidi" w:hAnsiTheme="majorBidi" w:cstheme="majorBidi"/>
        </w:rPr>
        <w:t xml:space="preserve">Report an information-criterion path or a LASSO fit </w:t>
      </w:r>
      <w:commentRangeEnd w:id="180"/>
      <w:r w:rsidR="00EA662E">
        <w:rPr>
          <w:rStyle w:val="CommentReference"/>
        </w:rPr>
        <w:commentReference w:id="180"/>
      </w:r>
      <w:r w:rsidRPr="00FE1FE5">
        <w:rPr>
          <w:rFonts w:asciiTheme="majorBidi" w:hAnsiTheme="majorBidi" w:cstheme="majorBidi"/>
        </w:rPr>
        <w:t xml:space="preserve">with cross-validation alongside, and validate on held-out containers. </w:t>
      </w:r>
      <w:commentRangeStart w:id="181"/>
      <w:r w:rsidRPr="00FE1FE5">
        <w:rPr>
          <w:rFonts w:asciiTheme="majorBidi" w:hAnsiTheme="majorBidi" w:cstheme="majorBidi"/>
        </w:rPr>
        <w:t xml:space="preserve">A jury member who asks </w:t>
      </w:r>
      <w:commentRangeEnd w:id="181"/>
      <w:r w:rsidR="00EA662E">
        <w:rPr>
          <w:rStyle w:val="CommentReference"/>
        </w:rPr>
        <w:commentReference w:id="181"/>
      </w:r>
      <w:r w:rsidRPr="00FE1FE5">
        <w:rPr>
          <w:rFonts w:asciiTheme="majorBidi" w:hAnsiTheme="majorBidi" w:cstheme="majorBidi"/>
        </w:rPr>
        <w:t>"why should we trust stepwise p-values?" must receive a better answer than convention.</w:t>
      </w:r>
    </w:p>
    <w:p w14:paraId="41251B7F" w14:textId="77777777" w:rsidR="00AD2610" w:rsidRPr="00FE1FE5" w:rsidRDefault="00F26012">
      <w:pPr>
        <w:pStyle w:val="Heading2"/>
        <w:spacing w:before="280" w:after="140"/>
        <w:rPr>
          <w:rFonts w:asciiTheme="majorBidi" w:hAnsiTheme="majorBidi" w:cstheme="majorBidi"/>
        </w:rPr>
      </w:pPr>
      <w:bookmarkStart w:id="182" w:name="_Toc237211474"/>
      <w:r w:rsidRPr="00FE1FE5">
        <w:rPr>
          <w:rFonts w:asciiTheme="majorBidi" w:eastAsia="Calibri Light" w:hAnsiTheme="majorBidi" w:cstheme="majorBidi"/>
          <w:b/>
          <w:bCs/>
        </w:rPr>
        <w:t xml:space="preserve">4.2  </w:t>
      </w:r>
      <w:commentRangeStart w:id="183"/>
      <w:r w:rsidRPr="00FE1FE5">
        <w:rPr>
          <w:rFonts w:asciiTheme="majorBidi" w:eastAsia="Calibri Light" w:hAnsiTheme="majorBidi" w:cstheme="majorBidi"/>
          <w:b/>
          <w:bCs/>
        </w:rPr>
        <w:t xml:space="preserve">The demand indicator </w:t>
      </w:r>
      <w:commentRangeEnd w:id="183"/>
      <w:r w:rsidR="00D559DA">
        <w:rPr>
          <w:rStyle w:val="CommentReference"/>
          <w:color w:val="1F2937"/>
          <w:rtl/>
        </w:rPr>
        <w:commentReference w:id="183"/>
      </w:r>
      <w:r w:rsidRPr="00FE1FE5">
        <w:rPr>
          <w:rFonts w:asciiTheme="majorBidi" w:eastAsia="Calibri Light" w:hAnsiTheme="majorBidi" w:cstheme="majorBidi"/>
          <w:b/>
          <w:bCs/>
        </w:rPr>
        <w:t>deserves to be the thesis's centrepiece, not a preprocessing step</w:t>
      </w:r>
      <w:bookmarkEnd w:id="182"/>
    </w:p>
    <w:p w14:paraId="479CA01E"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The construction in 4.1, from sensor fill rates through bulk density to mass-balance calibration against weighbridge totals, is </w:t>
      </w:r>
      <w:commentRangeStart w:id="184"/>
      <w:r w:rsidRPr="00FE1FE5">
        <w:rPr>
          <w:rFonts w:asciiTheme="majorBidi" w:hAnsiTheme="majorBidi" w:cstheme="majorBidi"/>
        </w:rPr>
        <w:t>itself a contribution</w:t>
      </w:r>
      <w:commentRangeEnd w:id="184"/>
      <w:r w:rsidR="004D6E2E">
        <w:rPr>
          <w:rStyle w:val="CommentReference"/>
        </w:rPr>
        <w:commentReference w:id="184"/>
      </w:r>
      <w:r w:rsidRPr="00FE1FE5">
        <w:rPr>
          <w:rFonts w:asciiTheme="majorBidi" w:hAnsiTheme="majorBidi" w:cstheme="majorBidi"/>
        </w:rPr>
        <w:t xml:space="preserve">: it is precisely the </w:t>
      </w:r>
      <w:commentRangeStart w:id="185"/>
      <w:r w:rsidRPr="00FE1FE5">
        <w:rPr>
          <w:rFonts w:asciiTheme="majorBidi" w:hAnsiTheme="majorBidi" w:cstheme="majorBidi"/>
        </w:rPr>
        <w:t>"assessment of driver-based vs sensor-based fill information" chapter promised in the proposal</w:t>
      </w:r>
      <w:commentRangeEnd w:id="185"/>
      <w:r w:rsidR="004D6E2E">
        <w:rPr>
          <w:rStyle w:val="CommentReference"/>
        </w:rPr>
        <w:commentReference w:id="185"/>
      </w:r>
      <w:r w:rsidRPr="00FE1FE5">
        <w:rPr>
          <w:rFonts w:asciiTheme="majorBidi" w:hAnsiTheme="majorBidi" w:cstheme="majorBidi"/>
        </w:rPr>
        <w:t xml:space="preserve">, and </w:t>
      </w:r>
      <w:commentRangeStart w:id="186"/>
      <w:r w:rsidRPr="00FE1FE5">
        <w:rPr>
          <w:rFonts w:asciiTheme="majorBidi" w:hAnsiTheme="majorBidi" w:cstheme="majorBidi"/>
        </w:rPr>
        <w:t>it produces the demand input every later model needs.</w:t>
      </w:r>
      <w:commentRangeEnd w:id="186"/>
      <w:r w:rsidR="004D6E2E">
        <w:rPr>
          <w:rStyle w:val="CommentReference"/>
        </w:rPr>
        <w:commentReference w:id="186"/>
      </w:r>
      <w:r w:rsidRPr="00FE1FE5">
        <w:rPr>
          <w:rFonts w:asciiTheme="majorBidi" w:hAnsiTheme="majorBidi" w:cstheme="majorBidi"/>
        </w:rPr>
        <w:t xml:space="preserve"> Treating it as a first-class chapter both strengthens the thesis narrative and de-risks the timeline: </w:t>
      </w:r>
      <w:commentRangeStart w:id="187"/>
      <w:r w:rsidRPr="00FE1FE5">
        <w:rPr>
          <w:rFonts w:asciiTheme="majorBidi" w:hAnsiTheme="majorBidi" w:cstheme="majorBidi"/>
        </w:rPr>
        <w:t>it is publishable even if the stochastic optimisation runs long</w:t>
      </w:r>
      <w:commentRangeEnd w:id="187"/>
      <w:r w:rsidR="004D6E2E">
        <w:rPr>
          <w:rStyle w:val="CommentReference"/>
        </w:rPr>
        <w:commentReference w:id="187"/>
      </w:r>
      <w:r w:rsidRPr="00FE1FE5">
        <w:rPr>
          <w:rFonts w:asciiTheme="majorBidi" w:hAnsiTheme="majorBidi" w:cstheme="majorBidi"/>
        </w:rPr>
        <w:t xml:space="preserve">.    </w:t>
      </w:r>
      <w:commentRangeStart w:id="188"/>
      <w:r w:rsidRPr="00FE1FE5">
        <w:rPr>
          <w:rFonts w:asciiTheme="majorBidi" w:hAnsiTheme="majorBidi" w:cstheme="majorBidi"/>
        </w:rPr>
        <w:t>The driver records enable the comparison directly</w:t>
      </w:r>
      <w:commentRangeEnd w:id="188"/>
      <w:r w:rsidR="004D6E2E">
        <w:rPr>
          <w:rStyle w:val="CommentReference"/>
        </w:rPr>
        <w:commentReference w:id="188"/>
      </w:r>
      <w:r w:rsidRPr="00FE1FE5">
        <w:rPr>
          <w:rFonts w:asciiTheme="majorBidi" w:hAnsiTheme="majorBidi" w:cstheme="majorBidi"/>
        </w:rPr>
        <w:t xml:space="preserve">: the five-point driver scale and the sensor reading exist for the same containers at collection moments. </w:t>
      </w:r>
      <w:commentRangeStart w:id="189"/>
      <w:r w:rsidRPr="00FE1FE5">
        <w:rPr>
          <w:rFonts w:asciiTheme="majorBidi" w:hAnsiTheme="majorBidi" w:cstheme="majorBidi"/>
        </w:rPr>
        <w:t xml:space="preserve">Agreement analysis (confusion matrices, </w:t>
      </w:r>
      <w:commentRangeStart w:id="190"/>
      <w:r w:rsidRPr="00FE1FE5">
        <w:rPr>
          <w:rFonts w:asciiTheme="majorBidi" w:hAnsiTheme="majorBidi" w:cstheme="majorBidi"/>
        </w:rPr>
        <w:t>systematic bias by fraction and area type</w:t>
      </w:r>
      <w:commentRangeEnd w:id="190"/>
      <w:r w:rsidR="004D6E2E">
        <w:rPr>
          <w:rStyle w:val="CommentReference"/>
        </w:rPr>
        <w:commentReference w:id="190"/>
      </w:r>
      <w:r w:rsidRPr="00FE1FE5">
        <w:rPr>
          <w:rFonts w:asciiTheme="majorBidi" w:hAnsiTheme="majorBidi" w:cstheme="majorBidi"/>
        </w:rPr>
        <w:t xml:space="preserve">) </w:t>
      </w:r>
      <w:commentRangeEnd w:id="189"/>
      <w:r w:rsidR="004D6E2E">
        <w:rPr>
          <w:rStyle w:val="CommentReference"/>
        </w:rPr>
        <w:commentReference w:id="189"/>
      </w:r>
      <w:r w:rsidRPr="00FE1FE5">
        <w:rPr>
          <w:rFonts w:asciiTheme="majorBidi" w:hAnsiTheme="majorBidi" w:cstheme="majorBidi"/>
        </w:rPr>
        <w:t xml:space="preserve">answers </w:t>
      </w:r>
      <w:commentRangeStart w:id="191"/>
      <w:r w:rsidRPr="00FE1FE5">
        <w:rPr>
          <w:rFonts w:asciiTheme="majorBidi" w:hAnsiTheme="majorBidi" w:cstheme="majorBidi"/>
        </w:rPr>
        <w:t>a question the 2014 operational literature explicitly flagged</w:t>
      </w:r>
      <w:commentRangeEnd w:id="191"/>
      <w:r w:rsidR="004D6E2E">
        <w:rPr>
          <w:rStyle w:val="CommentReference"/>
        </w:rPr>
        <w:commentReference w:id="191"/>
      </w:r>
      <w:r w:rsidRPr="00FE1FE5">
        <w:rPr>
          <w:rFonts w:asciiTheme="majorBidi" w:hAnsiTheme="majorBidi" w:cstheme="majorBidi"/>
        </w:rPr>
        <w:t>, fill-level uncertainty, with data that did not exist then.</w:t>
      </w:r>
    </w:p>
    <w:p w14:paraId="5EB77597" w14:textId="77777777" w:rsidR="00AD2610" w:rsidRPr="00FE1FE5" w:rsidRDefault="00F26012">
      <w:pPr>
        <w:pStyle w:val="Heading2"/>
        <w:spacing w:before="280" w:after="140"/>
        <w:rPr>
          <w:rFonts w:asciiTheme="majorBidi" w:hAnsiTheme="majorBidi" w:cstheme="majorBidi"/>
        </w:rPr>
      </w:pPr>
      <w:bookmarkStart w:id="192" w:name="_Toc237211475"/>
      <w:r w:rsidRPr="00FE1FE5">
        <w:rPr>
          <w:rFonts w:asciiTheme="majorBidi" w:eastAsia="Calibri Light" w:hAnsiTheme="majorBidi" w:cstheme="majorBidi"/>
          <w:b/>
          <w:bCs/>
        </w:rPr>
        <w:t>4</w:t>
      </w:r>
      <w:bookmarkStart w:id="193" w:name="_Hlk237438981"/>
      <w:r w:rsidRPr="00FE1FE5">
        <w:rPr>
          <w:rFonts w:asciiTheme="majorBidi" w:eastAsia="Calibri Light" w:hAnsiTheme="majorBidi" w:cstheme="majorBidi"/>
          <w:b/>
          <w:bCs/>
        </w:rPr>
        <w:t>.3  The optimisation: sound design, unusable implementation</w:t>
      </w:r>
      <w:bookmarkEnd w:id="192"/>
    </w:p>
    <w:p w14:paraId="3F2701C4"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lastRenderedPageBreak/>
        <w:t xml:space="preserve">The existing Mosel model is a correct-in-structure capacitated p-median with compatibility constraints. It is also a toy: ten invented population centres, eight invented sites, Euclidean distances on arbitrary coordinates, fabricated generation rates, and </w:t>
      </w:r>
      <w:commentRangeStart w:id="194"/>
      <w:r w:rsidRPr="00FE1FE5">
        <w:rPr>
          <w:rFonts w:asciiTheme="majorBidi" w:hAnsiTheme="majorBidi" w:cstheme="majorBidi"/>
        </w:rPr>
        <w:t>a bin-type set that includes METALICO</w:t>
      </w:r>
      <w:commentRangeEnd w:id="194"/>
      <w:r w:rsidR="008D6D04">
        <w:rPr>
          <w:rStyle w:val="CommentReference"/>
          <w:rtl/>
        </w:rPr>
        <w:commentReference w:id="194"/>
      </w:r>
      <w:r w:rsidRPr="00FE1FE5">
        <w:rPr>
          <w:rFonts w:asciiTheme="majorBidi" w:hAnsiTheme="majorBidi" w:cstheme="majorBidi"/>
        </w:rPr>
        <w:t xml:space="preserve">, a type the municipal data explicitly mark "do not use". </w:t>
      </w:r>
      <w:commentRangeStart w:id="195"/>
      <w:r w:rsidRPr="00FE1FE5">
        <w:rPr>
          <w:rFonts w:asciiTheme="majorBidi" w:hAnsiTheme="majorBidi" w:cstheme="majorBidi"/>
        </w:rPr>
        <w:t>Nothing computed from it can appear in the thesis</w:t>
      </w:r>
      <w:commentRangeEnd w:id="195"/>
      <w:r w:rsidR="008D6D04">
        <w:rPr>
          <w:rStyle w:val="CommentReference"/>
          <w:rtl/>
        </w:rPr>
        <w:commentReference w:id="195"/>
      </w:r>
      <w:r w:rsidRPr="00FE1FE5">
        <w:rPr>
          <w:rFonts w:asciiTheme="majorBidi" w:hAnsiTheme="majorBidi" w:cstheme="majorBidi"/>
        </w:rPr>
        <w:t xml:space="preserve">.    What must change for the real instance:    - </w:t>
      </w:r>
      <w:commentRangeStart w:id="196"/>
      <w:r w:rsidRPr="00FE1FE5">
        <w:rPr>
          <w:rFonts w:asciiTheme="majorBidi" w:hAnsiTheme="majorBidi" w:cstheme="majorBidi"/>
          <w:b/>
          <w:bCs/>
        </w:rPr>
        <w:t>Demand points</w:t>
      </w:r>
      <w:r w:rsidRPr="00FE1FE5">
        <w:rPr>
          <w:rFonts w:asciiTheme="majorBidi" w:hAnsiTheme="majorBidi" w:cstheme="majorBidi"/>
        </w:rPr>
        <w:t xml:space="preserve">: BGRI subsection centroids (after resolving D7) </w:t>
      </w:r>
      <w:commentRangeEnd w:id="196"/>
      <w:r w:rsidR="008D6D04">
        <w:rPr>
          <w:rStyle w:val="CommentReference"/>
          <w:rtl/>
        </w:rPr>
        <w:commentReference w:id="196"/>
      </w:r>
      <w:r w:rsidRPr="00FE1FE5">
        <w:rPr>
          <w:rFonts w:asciiTheme="majorBidi" w:hAnsiTheme="majorBidi" w:cstheme="majorBidi"/>
        </w:rPr>
        <w:t xml:space="preserve">or building centroids aggregated to a walkable grid — not ten points.  </w:t>
      </w:r>
      <w:commentRangeStart w:id="197"/>
      <w:r w:rsidRPr="00FE1FE5">
        <w:rPr>
          <w:rFonts w:asciiTheme="majorBidi" w:hAnsiTheme="majorBidi" w:cstheme="majorBidi"/>
        </w:rPr>
        <w:t xml:space="preserve">- </w:t>
      </w:r>
      <w:r w:rsidRPr="00FE1FE5">
        <w:rPr>
          <w:rFonts w:asciiTheme="majorBidi" w:hAnsiTheme="majorBidi" w:cstheme="majorBidi"/>
          <w:b/>
          <w:bCs/>
        </w:rPr>
        <w:t>Candidate sites</w:t>
      </w:r>
      <w:r w:rsidRPr="00FE1FE5">
        <w:rPr>
          <w:rFonts w:asciiTheme="majorBidi" w:hAnsiTheme="majorBidi" w:cstheme="majorBidi"/>
        </w:rPr>
        <w:t xml:space="preserve">: the 464 mapped locations plus, if the thesis wants relocation freedom, a candidate grid along the road network.  - </w:t>
      </w:r>
      <w:commentRangeEnd w:id="197"/>
      <w:r w:rsidR="008D6D04">
        <w:rPr>
          <w:rStyle w:val="CommentReference"/>
          <w:rtl/>
        </w:rPr>
        <w:commentReference w:id="197"/>
      </w:r>
      <w:commentRangeStart w:id="198"/>
      <w:r w:rsidRPr="00FE1FE5">
        <w:rPr>
          <w:rFonts w:asciiTheme="majorBidi" w:hAnsiTheme="majorBidi" w:cstheme="majorBidi"/>
          <w:b/>
          <w:bCs/>
        </w:rPr>
        <w:t>Distances</w:t>
      </w:r>
      <w:r w:rsidRPr="00FE1FE5">
        <w:rPr>
          <w:rFonts w:asciiTheme="majorBidi" w:hAnsiTheme="majorBidi" w:cstheme="majorBidi"/>
        </w:rPr>
        <w:t>: network distances (walking for the citizen-to-container objective)</w:t>
      </w:r>
      <w:commentRangeEnd w:id="198"/>
      <w:r w:rsidR="008D6D04">
        <w:rPr>
          <w:rStyle w:val="CommentReference"/>
          <w:rtl/>
        </w:rPr>
        <w:commentReference w:id="198"/>
      </w:r>
      <w:r w:rsidRPr="00FE1FE5">
        <w:rPr>
          <w:rFonts w:asciiTheme="majorBidi" w:hAnsiTheme="majorBidi" w:cstheme="majorBidi"/>
        </w:rPr>
        <w:t xml:space="preserve">, not Euclidean. The road network is absent from the GIS and must be sourced from OpenStreetMap.  - </w:t>
      </w:r>
      <w:commentRangeStart w:id="199"/>
      <w:r w:rsidRPr="00FE1FE5">
        <w:rPr>
          <w:rFonts w:asciiTheme="majorBidi" w:hAnsiTheme="majorBidi" w:cstheme="majorBidi"/>
          <w:b/>
          <w:bCs/>
        </w:rPr>
        <w:t>Units</w:t>
      </w:r>
      <w:r w:rsidRPr="00FE1FE5">
        <w:rPr>
          <w:rFonts w:asciiTheme="majorBidi" w:hAnsiTheme="majorBidi" w:cstheme="majorBidi"/>
        </w:rPr>
        <w:t>: demand and capacity in the same currency (kg/week or L/week per fraction),</w:t>
      </w:r>
      <w:commentRangeEnd w:id="199"/>
      <w:r w:rsidR="008D6D04">
        <w:rPr>
          <w:rStyle w:val="CommentReference"/>
          <w:rtl/>
        </w:rPr>
        <w:commentReference w:id="199"/>
      </w:r>
      <w:r w:rsidRPr="00FE1FE5">
        <w:rPr>
          <w:rFonts w:asciiTheme="majorBidi" w:hAnsiTheme="majorBidi" w:cstheme="majorBidi"/>
        </w:rPr>
        <w:t xml:space="preserve"> with capacity derated by the observed effective-full ceiling (D3).  - </w:t>
      </w:r>
      <w:r w:rsidRPr="00FE1FE5">
        <w:rPr>
          <w:rFonts w:asciiTheme="majorBidi" w:hAnsiTheme="majorBidi" w:cstheme="majorBidi"/>
          <w:b/>
          <w:bCs/>
        </w:rPr>
        <w:t>Scale</w:t>
      </w:r>
      <w:r w:rsidRPr="00FE1FE5">
        <w:rPr>
          <w:rFonts w:asciiTheme="majorBidi" w:hAnsiTheme="majorBidi" w:cstheme="majorBidi"/>
        </w:rPr>
        <w:t xml:space="preserve">: with ~200 demand points, ~500 sites and three fractions, the </w:t>
      </w:r>
      <w:commentRangeStart w:id="200"/>
      <w:r w:rsidRPr="00FE1FE5">
        <w:rPr>
          <w:rFonts w:asciiTheme="majorBidi" w:hAnsiTheme="majorBidi" w:cstheme="majorBidi"/>
        </w:rPr>
        <w:t xml:space="preserve">MIP has on the order of 3 × 10⁵ binaries </w:t>
      </w:r>
      <w:commentRangeEnd w:id="200"/>
      <w:r w:rsidR="008D6D04">
        <w:rPr>
          <w:rStyle w:val="CommentReference"/>
          <w:rtl/>
        </w:rPr>
        <w:commentReference w:id="200"/>
      </w:r>
      <w:r w:rsidRPr="00FE1FE5">
        <w:rPr>
          <w:rFonts w:asciiTheme="majorBidi" w:hAnsiTheme="majorBidi" w:cstheme="majorBidi"/>
        </w:rPr>
        <w:t xml:space="preserve">— well within Xpress's reach with standard tightening (closest-assignment cuts, variable fixing by distance radius).    Two benchmarking additions cost little and buy jury credibility: solve the uncapacitated p-median as a bound, and </w:t>
      </w:r>
      <w:commentRangeStart w:id="201"/>
      <w:r w:rsidRPr="00FE1FE5">
        <w:rPr>
          <w:rFonts w:asciiTheme="majorBidi" w:hAnsiTheme="majorBidi" w:cstheme="majorBidi"/>
        </w:rPr>
        <w:t>compare against the current layout (the "do nothing" solution)</w:t>
      </w:r>
      <w:commentRangeEnd w:id="201"/>
      <w:r w:rsidR="008D6D04">
        <w:rPr>
          <w:rStyle w:val="CommentReference"/>
          <w:rtl/>
        </w:rPr>
        <w:commentReference w:id="201"/>
      </w:r>
      <w:r w:rsidRPr="00FE1FE5">
        <w:rPr>
          <w:rFonts w:asciiTheme="majorBidi" w:hAnsiTheme="majorBidi" w:cstheme="majorBidi"/>
        </w:rPr>
        <w:t xml:space="preserve"> so every improvement claim has a baseline.</w:t>
      </w:r>
    </w:p>
    <w:p w14:paraId="567B82DC" w14:textId="77777777" w:rsidR="00AD2610" w:rsidRPr="00FE1FE5" w:rsidRDefault="00F26012">
      <w:pPr>
        <w:pStyle w:val="Heading2"/>
        <w:spacing w:before="280" w:after="140"/>
        <w:rPr>
          <w:rFonts w:asciiTheme="majorBidi" w:hAnsiTheme="majorBidi" w:cstheme="majorBidi"/>
        </w:rPr>
      </w:pPr>
      <w:bookmarkStart w:id="202" w:name="_Toc237211476"/>
      <w:r w:rsidRPr="00FE1FE5">
        <w:rPr>
          <w:rFonts w:asciiTheme="majorBidi" w:eastAsia="Calibri Light" w:hAnsiTheme="majorBidi" w:cstheme="majorBidi"/>
          <w:b/>
          <w:bCs/>
        </w:rPr>
        <w:t xml:space="preserve">4.4  </w:t>
      </w:r>
      <w:commentRangeStart w:id="203"/>
      <w:r w:rsidRPr="00FE1FE5">
        <w:rPr>
          <w:rFonts w:asciiTheme="majorBidi" w:eastAsia="Calibri Light" w:hAnsiTheme="majorBidi" w:cstheme="majorBidi"/>
          <w:b/>
          <w:bCs/>
        </w:rPr>
        <w:t>The stochastic model is the right contribution — if its inputs are honest</w:t>
      </w:r>
      <w:bookmarkEnd w:id="202"/>
      <w:commentRangeEnd w:id="203"/>
      <w:r w:rsidR="00EC7758">
        <w:rPr>
          <w:rStyle w:val="CommentReference"/>
          <w:color w:val="1F2937"/>
          <w:rtl/>
        </w:rPr>
        <w:commentReference w:id="203"/>
      </w:r>
    </w:p>
    <w:p w14:paraId="5B5816C6"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Scenario-based two-stage stochastic programming is </w:t>
      </w:r>
      <w:commentRangeStart w:id="204"/>
      <w:r w:rsidRPr="00FE1FE5">
        <w:rPr>
          <w:rFonts w:asciiTheme="majorBidi" w:hAnsiTheme="majorBidi" w:cstheme="majorBidi"/>
        </w:rPr>
        <w:t xml:space="preserve">the standard, defensible way </w:t>
      </w:r>
      <w:commentRangeEnd w:id="204"/>
      <w:r w:rsidR="00EC7758">
        <w:rPr>
          <w:rStyle w:val="CommentReference"/>
          <w:rtl/>
        </w:rPr>
        <w:commentReference w:id="204"/>
      </w:r>
      <w:r w:rsidRPr="00FE1FE5">
        <w:rPr>
          <w:rFonts w:asciiTheme="majorBidi" w:hAnsiTheme="majorBidi" w:cstheme="majorBidi"/>
        </w:rPr>
        <w:t xml:space="preserve">to inject demand uncertainty into location, and the sensor data genuinely support it: </w:t>
      </w:r>
      <w:commentRangeStart w:id="205"/>
      <w:r w:rsidRPr="00FE1FE5">
        <w:rPr>
          <w:rFonts w:asciiTheme="majorBidi" w:hAnsiTheme="majorBidi" w:cstheme="majorBidi"/>
        </w:rPr>
        <w:t>per-container demand distributions are observable,</w:t>
      </w:r>
      <w:commentRangeEnd w:id="205"/>
      <w:r w:rsidR="00EC7758">
        <w:rPr>
          <w:rStyle w:val="CommentReference"/>
          <w:rtl/>
        </w:rPr>
        <w:commentReference w:id="205"/>
      </w:r>
      <w:r w:rsidRPr="00FE1FE5">
        <w:rPr>
          <w:rFonts w:asciiTheme="majorBidi" w:hAnsiTheme="majorBidi" w:cstheme="majorBidi"/>
        </w:rPr>
        <w:t xml:space="preserve"> </w:t>
      </w:r>
      <w:commentRangeStart w:id="206"/>
      <w:r w:rsidRPr="00FE1FE5">
        <w:rPr>
          <w:rFonts w:asciiTheme="majorBidi" w:hAnsiTheme="majorBidi" w:cstheme="majorBidi"/>
        </w:rPr>
        <w:t>including their seasonality</w:t>
      </w:r>
      <w:commentRangeEnd w:id="206"/>
      <w:r w:rsidR="00EC7758">
        <w:rPr>
          <w:rStyle w:val="CommentReference"/>
          <w:rtl/>
        </w:rPr>
        <w:commentReference w:id="206"/>
      </w:r>
      <w:r w:rsidRPr="00FE1FE5">
        <w:rPr>
          <w:rFonts w:asciiTheme="majorBidi" w:hAnsiTheme="majorBidi" w:cstheme="majorBidi"/>
        </w:rPr>
        <w:t xml:space="preserve">. Three requirements keep it honest:    - </w:t>
      </w:r>
      <w:commentRangeStart w:id="207"/>
      <w:r w:rsidRPr="00FE1FE5">
        <w:rPr>
          <w:rFonts w:asciiTheme="majorBidi" w:hAnsiTheme="majorBidi" w:cstheme="majorBidi"/>
          <w:b/>
          <w:bCs/>
        </w:rPr>
        <w:t>Scenario provenance</w:t>
      </w:r>
      <w:commentRangeEnd w:id="207"/>
      <w:r w:rsidR="00EC7758">
        <w:rPr>
          <w:rStyle w:val="CommentReference"/>
          <w:rtl/>
        </w:rPr>
        <w:commentReference w:id="207"/>
      </w:r>
      <w:r w:rsidRPr="00FE1FE5">
        <w:rPr>
          <w:rFonts w:asciiTheme="majorBidi" w:hAnsiTheme="majorBidi" w:cstheme="majorBidi"/>
        </w:rPr>
        <w:t xml:space="preserve">: scenarios must come from the fitted demand model's uncertainty (parameter + residual), not from arbitrary ±X % perturbations. </w:t>
      </w:r>
      <w:commentRangeStart w:id="208"/>
      <w:r w:rsidRPr="00FE1FE5">
        <w:rPr>
          <w:rFonts w:asciiTheme="majorBidi" w:hAnsiTheme="majorBidi" w:cstheme="majorBidi"/>
        </w:rPr>
        <w:t>Monte Carlo is the sampler</w:t>
      </w:r>
      <w:commentRangeEnd w:id="208"/>
      <w:r w:rsidR="00EC7758">
        <w:rPr>
          <w:rStyle w:val="CommentReference"/>
          <w:rtl/>
        </w:rPr>
        <w:commentReference w:id="208"/>
      </w:r>
      <w:r w:rsidRPr="00FE1FE5">
        <w:rPr>
          <w:rFonts w:asciiTheme="majorBidi" w:hAnsiTheme="majorBidi" w:cstheme="majorBidi"/>
        </w:rPr>
        <w:t xml:space="preserve">, not the model.  - </w:t>
      </w:r>
      <w:commentRangeStart w:id="209"/>
      <w:r w:rsidRPr="00FE1FE5">
        <w:rPr>
          <w:rFonts w:asciiTheme="majorBidi" w:hAnsiTheme="majorBidi" w:cstheme="majorBidi"/>
          <w:b/>
          <w:bCs/>
        </w:rPr>
        <w:t>Stability</w:t>
      </w:r>
      <w:commentRangeEnd w:id="209"/>
      <w:r w:rsidR="00EC7758">
        <w:rPr>
          <w:rStyle w:val="CommentReference"/>
          <w:rtl/>
        </w:rPr>
        <w:commentReference w:id="209"/>
      </w:r>
      <w:r w:rsidRPr="00FE1FE5">
        <w:rPr>
          <w:rFonts w:asciiTheme="majorBidi" w:hAnsiTheme="majorBidi" w:cstheme="majorBidi"/>
        </w:rPr>
        <w:t xml:space="preserve">: report in-sample and out-of-sample stability of the solution as scenario count grows (sample average approximation practice), so the chosen scenario count is a result, not a guess.  - </w:t>
      </w:r>
      <w:r w:rsidRPr="00FE1FE5">
        <w:rPr>
          <w:rFonts w:asciiTheme="majorBidi" w:hAnsiTheme="majorBidi" w:cstheme="majorBidi"/>
          <w:b/>
          <w:bCs/>
        </w:rPr>
        <w:t>Value metrics</w:t>
      </w:r>
      <w:r w:rsidRPr="00FE1FE5">
        <w:rPr>
          <w:rFonts w:asciiTheme="majorBidi" w:hAnsiTheme="majorBidi" w:cstheme="majorBidi"/>
        </w:rPr>
        <w:t xml:space="preserve">: report VSS and EVPI. </w:t>
      </w:r>
      <w:commentRangeStart w:id="210"/>
      <w:r w:rsidRPr="00FE1FE5">
        <w:rPr>
          <w:rFonts w:asciiTheme="majorBidi" w:hAnsiTheme="majorBidi" w:cstheme="majorBidi"/>
        </w:rPr>
        <w:t xml:space="preserve">If VSS is near zero, say so </w:t>
      </w:r>
      <w:commentRangeEnd w:id="210"/>
      <w:r w:rsidR="00EC7758">
        <w:rPr>
          <w:rStyle w:val="CommentReference"/>
          <w:rtl/>
        </w:rPr>
        <w:commentReference w:id="210"/>
      </w:r>
      <w:r w:rsidRPr="00FE1FE5">
        <w:rPr>
          <w:rFonts w:asciiTheme="majorBidi" w:hAnsiTheme="majorBidi" w:cstheme="majorBidi"/>
        </w:rPr>
        <w:t xml:space="preserve">— that is a finding about this system, not a failure of the thesis.    The robust variant is optional; if kept, a budget-of-uncertainty (Γ-robust) formulation on the same scenario statistics is the cleanest benchmark and </w:t>
      </w:r>
      <w:commentRangeStart w:id="211"/>
      <w:r w:rsidRPr="00FE1FE5">
        <w:rPr>
          <w:rFonts w:asciiTheme="majorBidi" w:hAnsiTheme="majorBidi" w:cstheme="majorBidi"/>
        </w:rPr>
        <w:t>requires no new data</w:t>
      </w:r>
      <w:commentRangeEnd w:id="211"/>
      <w:r w:rsidR="00EC7758">
        <w:rPr>
          <w:rStyle w:val="CommentReference"/>
          <w:rtl/>
        </w:rPr>
        <w:commentReference w:id="211"/>
      </w:r>
      <w:r w:rsidRPr="00FE1FE5">
        <w:rPr>
          <w:rFonts w:asciiTheme="majorBidi" w:hAnsiTheme="majorBidi" w:cstheme="majorBidi"/>
        </w:rPr>
        <w:t>.</w:t>
      </w:r>
    </w:p>
    <w:p w14:paraId="5D6E9680" w14:textId="77777777" w:rsidR="00AD2610" w:rsidRPr="00FE1FE5" w:rsidRDefault="00F26012">
      <w:pPr>
        <w:pStyle w:val="Heading2"/>
        <w:spacing w:before="280" w:after="140"/>
        <w:rPr>
          <w:rFonts w:asciiTheme="majorBidi" w:hAnsiTheme="majorBidi" w:cstheme="majorBidi"/>
        </w:rPr>
      </w:pPr>
      <w:bookmarkStart w:id="212" w:name="_Toc237211477"/>
      <w:r w:rsidRPr="00FE1FE5">
        <w:rPr>
          <w:rFonts w:asciiTheme="majorBidi" w:eastAsia="Calibri Light" w:hAnsiTheme="majorBidi" w:cstheme="majorBidi"/>
          <w:b/>
          <w:bCs/>
        </w:rPr>
        <w:t xml:space="preserve">4.5  </w:t>
      </w:r>
      <w:commentRangeStart w:id="213"/>
      <w:r w:rsidRPr="00FE1FE5">
        <w:rPr>
          <w:rFonts w:asciiTheme="majorBidi" w:eastAsia="Calibri Light" w:hAnsiTheme="majorBidi" w:cstheme="majorBidi"/>
          <w:b/>
          <w:bCs/>
        </w:rPr>
        <w:t>Residual data risks</w:t>
      </w:r>
      <w:bookmarkEnd w:id="212"/>
      <w:commentRangeEnd w:id="213"/>
      <w:r w:rsidR="00EE6B8E">
        <w:rPr>
          <w:rStyle w:val="CommentReference"/>
          <w:color w:val="1F2937"/>
          <w:rtl/>
        </w:rPr>
        <w:commentReference w:id="213"/>
      </w:r>
    </w:p>
    <w:p w14:paraId="76908DE7" w14:textId="77777777" w:rsidR="00AD2610" w:rsidRPr="00FE1FE5" w:rsidRDefault="00F26012">
      <w:pPr>
        <w:spacing w:after="120" w:line="300" w:lineRule="auto"/>
        <w:jc w:val="both"/>
        <w:rPr>
          <w:rFonts w:asciiTheme="majorBidi" w:hAnsiTheme="majorBidi" w:cstheme="majorBidi"/>
        </w:rPr>
      </w:pPr>
      <w:commentRangeStart w:id="214"/>
      <w:r w:rsidRPr="00FE1FE5">
        <w:rPr>
          <w:rFonts w:asciiTheme="majorBidi" w:hAnsiTheme="majorBidi" w:cstheme="majorBidi"/>
        </w:rPr>
        <w:t>D1 (truncation) is permanent</w:t>
      </w:r>
      <w:commentRangeEnd w:id="214"/>
      <w:r w:rsidR="004733BB">
        <w:rPr>
          <w:rStyle w:val="CommentReference"/>
          <w:rtl/>
        </w:rPr>
        <w:commentReference w:id="214"/>
      </w:r>
      <w:r w:rsidRPr="00FE1FE5">
        <w:rPr>
          <w:rFonts w:asciiTheme="majorBidi" w:hAnsiTheme="majorBidi" w:cstheme="majorBidi"/>
        </w:rPr>
        <w:t xml:space="preserve">: the thesis must state </w:t>
      </w:r>
      <w:commentRangeStart w:id="215"/>
      <w:r w:rsidRPr="00FE1FE5">
        <w:rPr>
          <w:rFonts w:asciiTheme="majorBidi" w:hAnsiTheme="majorBidi" w:cstheme="majorBidi"/>
        </w:rPr>
        <w:t xml:space="preserve">the 344-container subset as an inclusion criterion </w:t>
      </w:r>
      <w:commentRangeEnd w:id="215"/>
      <w:r w:rsidR="004733BB">
        <w:rPr>
          <w:rStyle w:val="CommentReference"/>
          <w:rtl/>
        </w:rPr>
        <w:commentReference w:id="215"/>
      </w:r>
      <w:r w:rsidRPr="00FE1FE5">
        <w:rPr>
          <w:rFonts w:asciiTheme="majorBidi" w:hAnsiTheme="majorBidi" w:cstheme="majorBidi"/>
        </w:rPr>
        <w:t xml:space="preserve">and check its spatial balance. D3 (the 82–84 ceiling) </w:t>
      </w:r>
      <w:commentRangeStart w:id="216"/>
      <w:r w:rsidRPr="00FE1FE5">
        <w:rPr>
          <w:rFonts w:asciiTheme="majorBidi" w:hAnsiTheme="majorBidi" w:cstheme="majorBidi"/>
        </w:rPr>
        <w:t>needs one email to the sensor provider</w:t>
      </w:r>
      <w:commentRangeEnd w:id="216"/>
      <w:r w:rsidR="00EE6B8E">
        <w:rPr>
          <w:rStyle w:val="CommentReference"/>
          <w:rtl/>
        </w:rPr>
        <w:commentReference w:id="216"/>
      </w:r>
      <w:r w:rsidRPr="00FE1FE5">
        <w:rPr>
          <w:rFonts w:asciiTheme="majorBidi" w:hAnsiTheme="majorBidi" w:cstheme="majorBidi"/>
        </w:rPr>
        <w:t xml:space="preserve">; failing that, </w:t>
      </w:r>
      <w:commentRangeStart w:id="217"/>
      <w:r w:rsidRPr="00FE1FE5">
        <w:rPr>
          <w:rFonts w:asciiTheme="majorBidi" w:hAnsiTheme="majorBidi" w:cstheme="majorBidi"/>
        </w:rPr>
        <w:t xml:space="preserve">rescaling to per-container maxima is defensible </w:t>
      </w:r>
      <w:commentRangeEnd w:id="217"/>
      <w:r w:rsidR="00EE6B8E">
        <w:rPr>
          <w:rStyle w:val="CommentReference"/>
          <w:rtl/>
        </w:rPr>
        <w:commentReference w:id="217"/>
      </w:r>
      <w:r w:rsidRPr="00FE1FE5">
        <w:rPr>
          <w:rFonts w:asciiTheme="majorBidi" w:hAnsiTheme="majorBidi" w:cstheme="majorBidi"/>
        </w:rPr>
        <w:t xml:space="preserve">and must be documented. D6 (GIS/sensor mismatch) and D7 (census overcount) are reconciliation tasks that block the real optimisation instance and </w:t>
      </w:r>
      <w:commentRangeStart w:id="218"/>
      <w:r w:rsidRPr="00FE1FE5">
        <w:rPr>
          <w:rFonts w:asciiTheme="majorBidi" w:hAnsiTheme="majorBidi" w:cstheme="majorBidi"/>
        </w:rPr>
        <w:t>should be closed first</w:t>
      </w:r>
      <w:commentRangeEnd w:id="218"/>
      <w:r w:rsidR="00EE6B8E">
        <w:rPr>
          <w:rStyle w:val="CommentReference"/>
          <w:rtl/>
        </w:rPr>
        <w:commentReference w:id="218"/>
      </w:r>
      <w:r w:rsidRPr="00FE1FE5">
        <w:rPr>
          <w:rFonts w:asciiTheme="majorBidi" w:hAnsiTheme="majorBidi" w:cstheme="majorBidi"/>
        </w:rPr>
        <w:t>.</w:t>
      </w:r>
    </w:p>
    <w:p w14:paraId="22A0DC38" w14:textId="77777777" w:rsidR="00AD2610" w:rsidRPr="00FE1FE5" w:rsidRDefault="00F26012">
      <w:pPr>
        <w:pStyle w:val="Heading2"/>
        <w:spacing w:before="280" w:after="140"/>
        <w:rPr>
          <w:rFonts w:asciiTheme="majorBidi" w:hAnsiTheme="majorBidi" w:cstheme="majorBidi"/>
        </w:rPr>
      </w:pPr>
      <w:bookmarkStart w:id="219" w:name="_Toc237211478"/>
      <w:r w:rsidRPr="00FE1FE5">
        <w:rPr>
          <w:rFonts w:asciiTheme="majorBidi" w:eastAsia="Calibri Light" w:hAnsiTheme="majorBidi" w:cstheme="majorBidi"/>
          <w:b/>
          <w:bCs/>
        </w:rPr>
        <w:t xml:space="preserve">4.6  </w:t>
      </w:r>
      <w:commentRangeStart w:id="220"/>
      <w:r w:rsidRPr="00FE1FE5">
        <w:rPr>
          <w:rFonts w:asciiTheme="majorBidi" w:eastAsia="Calibri Light" w:hAnsiTheme="majorBidi" w:cstheme="majorBidi"/>
          <w:b/>
          <w:bCs/>
        </w:rPr>
        <w:t>Verdict</w:t>
      </w:r>
      <w:bookmarkEnd w:id="219"/>
      <w:commentRangeEnd w:id="220"/>
      <w:r w:rsidR="00E958C0">
        <w:rPr>
          <w:rStyle w:val="CommentReference"/>
          <w:color w:val="1F2937"/>
          <w:rtl/>
        </w:rPr>
        <w:commentReference w:id="220"/>
      </w:r>
    </w:p>
    <w:p w14:paraId="102D0938"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The methodology chain — </w:t>
      </w:r>
      <w:commentRangeStart w:id="221"/>
      <w:r w:rsidRPr="00FE1FE5">
        <w:rPr>
          <w:rFonts w:asciiTheme="majorBidi" w:hAnsiTheme="majorBidi" w:cstheme="majorBidi"/>
        </w:rPr>
        <w:t xml:space="preserve">demand estimation, deterministic baseline, stochastic main model </w:t>
      </w:r>
      <w:commentRangeEnd w:id="221"/>
      <w:r w:rsidR="00836BCC">
        <w:rPr>
          <w:rStyle w:val="CommentReference"/>
          <w:rtl/>
        </w:rPr>
        <w:commentReference w:id="221"/>
      </w:r>
      <w:r w:rsidRPr="00FE1FE5">
        <w:rPr>
          <w:rFonts w:asciiTheme="majorBidi" w:hAnsiTheme="majorBidi" w:cstheme="majorBidi"/>
        </w:rPr>
        <w:t xml:space="preserve">— is appropriate, standard, and defensible, and no </w:t>
      </w:r>
      <w:commentRangeStart w:id="222"/>
      <w:r w:rsidRPr="00FE1FE5">
        <w:rPr>
          <w:rFonts w:asciiTheme="majorBidi" w:hAnsiTheme="majorBidi" w:cstheme="majorBidi"/>
        </w:rPr>
        <w:t>stronger alternative is available that the data would support.</w:t>
      </w:r>
      <w:commentRangeEnd w:id="222"/>
      <w:r w:rsidR="00E958C0">
        <w:rPr>
          <w:rStyle w:val="CommentReference"/>
          <w:rtl/>
        </w:rPr>
        <w:commentReference w:id="222"/>
      </w:r>
      <w:r w:rsidRPr="00FE1FE5">
        <w:rPr>
          <w:rFonts w:asciiTheme="majorBidi" w:hAnsiTheme="majorBidi" w:cstheme="majorBidi"/>
        </w:rPr>
        <w:t xml:space="preserve"> The current executions of its </w:t>
      </w:r>
      <w:commentRangeStart w:id="223"/>
      <w:r w:rsidRPr="00FE1FE5">
        <w:rPr>
          <w:rFonts w:asciiTheme="majorBidi" w:hAnsiTheme="majorBidi" w:cstheme="majorBidi"/>
        </w:rPr>
        <w:t>first and third stages are not usable</w:t>
      </w:r>
      <w:commentRangeEnd w:id="223"/>
      <w:r w:rsidR="00836BCC">
        <w:rPr>
          <w:rStyle w:val="CommentReference"/>
          <w:rtl/>
        </w:rPr>
        <w:commentReference w:id="223"/>
      </w:r>
      <w:r w:rsidRPr="00FE1FE5">
        <w:rPr>
          <w:rFonts w:asciiTheme="majorBidi" w:hAnsiTheme="majorBidi" w:cstheme="majorBidi"/>
        </w:rPr>
        <w:t xml:space="preserve">: the regression must be re-specified at container-day level on a sensor-derived response, and the optimisation must be re-instantiated on real geography. Neither repair changes the thesis's architecture; </w:t>
      </w:r>
      <w:commentRangeStart w:id="224"/>
      <w:r w:rsidRPr="00FE1FE5">
        <w:rPr>
          <w:rFonts w:asciiTheme="majorBidi" w:hAnsiTheme="majorBidi" w:cstheme="majorBidi"/>
        </w:rPr>
        <w:t>both are scoped, mechanical, and within reach of the data in hand.</w:t>
      </w:r>
      <w:commentRangeEnd w:id="224"/>
      <w:r w:rsidR="00836BCC">
        <w:rPr>
          <w:rStyle w:val="CommentReference"/>
          <w:rtl/>
        </w:rPr>
        <w:commentReference w:id="224"/>
      </w:r>
      <w:r w:rsidRPr="00FE1FE5">
        <w:rPr>
          <w:rFonts w:asciiTheme="majorBidi" w:hAnsiTheme="majorBidi" w:cstheme="majorBidi"/>
        </w:rPr>
        <w:t xml:space="preserve"> </w:t>
      </w:r>
      <w:commentRangeStart w:id="225"/>
      <w:r w:rsidRPr="00FE1FE5">
        <w:rPr>
          <w:rFonts w:asciiTheme="majorBidi" w:hAnsiTheme="majorBidi" w:cstheme="majorBidi"/>
        </w:rPr>
        <w:t>The single scientific risk that remains is D3</w:t>
      </w:r>
      <w:commentRangeEnd w:id="225"/>
      <w:r w:rsidR="00836BCC">
        <w:rPr>
          <w:rStyle w:val="CommentReference"/>
          <w:rtl/>
        </w:rPr>
        <w:commentReference w:id="225"/>
      </w:r>
      <w:r w:rsidRPr="00FE1FE5">
        <w:rPr>
          <w:rFonts w:asciiTheme="majorBidi" w:hAnsiTheme="majorBidi" w:cstheme="majorBidi"/>
        </w:rPr>
        <w:t>: until the fill-level ceiling is explained, every quantity derived from sensor readings carries a calibration caveat.</w:t>
      </w:r>
    </w:p>
    <w:p w14:paraId="2AC757A7" w14:textId="77777777" w:rsidR="00AD2610" w:rsidRPr="00FE1FE5" w:rsidRDefault="00F26012">
      <w:pPr>
        <w:pStyle w:val="Heading1"/>
        <w:pageBreakBefore/>
        <w:spacing w:after="240"/>
        <w:rPr>
          <w:rFonts w:asciiTheme="majorBidi" w:hAnsiTheme="majorBidi" w:cstheme="majorBidi"/>
        </w:rPr>
      </w:pPr>
      <w:bookmarkStart w:id="226" w:name="_Toc237211479"/>
      <w:r w:rsidRPr="00FE1FE5">
        <w:rPr>
          <w:rFonts w:asciiTheme="majorBidi" w:eastAsia="Calibri Light" w:hAnsiTheme="majorBidi" w:cstheme="majorBidi"/>
          <w:b/>
          <w:bCs/>
          <w:color w:val="1F4E79"/>
        </w:rPr>
        <w:lastRenderedPageBreak/>
        <w:t>5.  Conclusion</w:t>
      </w:r>
      <w:bookmarkEnd w:id="226"/>
    </w:p>
    <w:p w14:paraId="3C7A5EE3" w14:textId="77777777" w:rsidR="00AD2610" w:rsidRPr="00FE1FE5" w:rsidRDefault="00F26012">
      <w:pPr>
        <w:spacing w:after="120" w:line="300" w:lineRule="auto"/>
        <w:jc w:val="both"/>
        <w:rPr>
          <w:rFonts w:asciiTheme="majorBidi" w:hAnsiTheme="majorBidi" w:cstheme="majorBidi"/>
        </w:rPr>
      </w:pPr>
      <w:commentRangeStart w:id="227"/>
      <w:r w:rsidRPr="00FE1FE5">
        <w:rPr>
          <w:rFonts w:asciiTheme="majorBidi" w:hAnsiTheme="majorBidi" w:cstheme="majorBidi"/>
        </w:rPr>
        <w:t xml:space="preserve">The thesis is in better shape than its current artefacts suggest. </w:t>
      </w:r>
      <w:commentRangeEnd w:id="227"/>
      <w:r w:rsidR="00836BCC">
        <w:rPr>
          <w:rStyle w:val="CommentReference"/>
          <w:rtl/>
        </w:rPr>
        <w:commentReference w:id="227"/>
      </w:r>
      <w:r w:rsidRPr="00FE1FE5">
        <w:rPr>
          <w:rFonts w:asciiTheme="majorBidi" w:hAnsiTheme="majorBidi" w:cstheme="majorBidi"/>
        </w:rPr>
        <w:t xml:space="preserve">Its architecture is sound and </w:t>
      </w:r>
      <w:commentRangeStart w:id="228"/>
      <w:r w:rsidRPr="00FE1FE5">
        <w:rPr>
          <w:rFonts w:asciiTheme="majorBidi" w:hAnsiTheme="majorBidi" w:cstheme="majorBidi"/>
        </w:rPr>
        <w:t xml:space="preserve">its data, defects and all, are sufficient for the core scope. </w:t>
      </w:r>
      <w:commentRangeEnd w:id="228"/>
      <w:r w:rsidR="00836BCC">
        <w:rPr>
          <w:rStyle w:val="CommentReference"/>
          <w:rtl/>
        </w:rPr>
        <w:commentReference w:id="228"/>
      </w:r>
      <w:r w:rsidRPr="00FE1FE5">
        <w:rPr>
          <w:rFonts w:asciiTheme="majorBidi" w:hAnsiTheme="majorBidi" w:cstheme="majorBidi"/>
        </w:rPr>
        <w:t xml:space="preserve">The </w:t>
      </w:r>
      <w:commentRangeStart w:id="229"/>
      <w:r w:rsidRPr="00FE1FE5">
        <w:rPr>
          <w:rFonts w:asciiTheme="majorBidi" w:hAnsiTheme="majorBidi" w:cstheme="majorBidi"/>
        </w:rPr>
        <w:t>operational unknowns that seemed to block the routing extension are now documented from public sources</w:t>
      </w:r>
      <w:commentRangeEnd w:id="229"/>
      <w:r w:rsidR="00836BCC">
        <w:rPr>
          <w:rStyle w:val="CommentReference"/>
          <w:rtl/>
        </w:rPr>
        <w:commentReference w:id="229"/>
      </w:r>
      <w:r w:rsidRPr="00FE1FE5">
        <w:rPr>
          <w:rFonts w:asciiTheme="majorBidi" w:hAnsiTheme="majorBidi" w:cstheme="majorBidi"/>
        </w:rPr>
        <w:t xml:space="preserve">. What stands between the present state and a defensible thesis is </w:t>
      </w:r>
      <w:commentRangeStart w:id="230"/>
      <w:r w:rsidRPr="00FE1FE5">
        <w:rPr>
          <w:rFonts w:asciiTheme="majorBidi" w:hAnsiTheme="majorBidi" w:cstheme="majorBidi"/>
        </w:rPr>
        <w:t>not a redesign but two rebuilds</w:t>
      </w:r>
      <w:commentRangeEnd w:id="230"/>
      <w:r w:rsidR="00836BCC">
        <w:rPr>
          <w:rStyle w:val="CommentReference"/>
          <w:rtl/>
        </w:rPr>
        <w:commentReference w:id="230"/>
      </w:r>
      <w:r w:rsidRPr="00FE1FE5">
        <w:rPr>
          <w:rFonts w:asciiTheme="majorBidi" w:hAnsiTheme="majorBidi" w:cstheme="majorBidi"/>
        </w:rPr>
        <w:t xml:space="preserve">: a demand model that </w:t>
      </w:r>
      <w:commentRangeStart w:id="231"/>
      <w:r w:rsidRPr="00FE1FE5">
        <w:rPr>
          <w:rFonts w:asciiTheme="majorBidi" w:hAnsiTheme="majorBidi" w:cstheme="majorBidi"/>
        </w:rPr>
        <w:t>uses the sensors as its response rather than decoration</w:t>
      </w:r>
      <w:commentRangeEnd w:id="231"/>
      <w:r w:rsidR="00836BCC">
        <w:rPr>
          <w:rStyle w:val="CommentReference"/>
          <w:rtl/>
        </w:rPr>
        <w:commentReference w:id="231"/>
      </w:r>
      <w:r w:rsidRPr="00FE1FE5">
        <w:rPr>
          <w:rFonts w:asciiTheme="majorBidi" w:hAnsiTheme="majorBidi" w:cstheme="majorBidi"/>
        </w:rPr>
        <w:t xml:space="preserve">, and an optimisation instance built on the real map. </w:t>
      </w:r>
      <w:commentRangeStart w:id="232"/>
      <w:r w:rsidRPr="00FE1FE5">
        <w:rPr>
          <w:rFonts w:asciiTheme="majorBidi" w:hAnsiTheme="majorBidi" w:cstheme="majorBidi"/>
        </w:rPr>
        <w:t>The audit found nothing that requires new data collection for the core scope,</w:t>
      </w:r>
      <w:commentRangeEnd w:id="232"/>
      <w:r w:rsidR="00836BCC">
        <w:rPr>
          <w:rStyle w:val="CommentReference"/>
          <w:rtl/>
        </w:rPr>
        <w:commentReference w:id="232"/>
      </w:r>
      <w:r w:rsidRPr="00FE1FE5">
        <w:rPr>
          <w:rFonts w:asciiTheme="majorBidi" w:hAnsiTheme="majorBidi" w:cstheme="majorBidi"/>
        </w:rPr>
        <w:t xml:space="preserve"> </w:t>
      </w:r>
      <w:commentRangeStart w:id="233"/>
      <w:r w:rsidRPr="00FE1FE5">
        <w:rPr>
          <w:rFonts w:asciiTheme="majorBidi" w:hAnsiTheme="majorBidi" w:cstheme="majorBidi"/>
        </w:rPr>
        <w:t xml:space="preserve">and one question (the sensor ceiling) that requires a single answer </w:t>
      </w:r>
      <w:commentRangeEnd w:id="233"/>
      <w:r w:rsidR="00836BCC">
        <w:rPr>
          <w:rStyle w:val="CommentReference"/>
          <w:rtl/>
        </w:rPr>
        <w:commentReference w:id="233"/>
      </w:r>
      <w:r w:rsidRPr="00FE1FE5">
        <w:rPr>
          <w:rFonts w:asciiTheme="majorBidi" w:hAnsiTheme="majorBidi" w:cstheme="majorBidi"/>
        </w:rPr>
        <w:t>from the data provider.</w:t>
      </w:r>
    </w:p>
    <w:p w14:paraId="3D96ED4D" w14:textId="77777777" w:rsidR="00AD2610" w:rsidRPr="00FE1FE5" w:rsidRDefault="00F26012">
      <w:pPr>
        <w:pStyle w:val="Heading1"/>
        <w:pageBreakBefore/>
        <w:spacing w:after="240"/>
        <w:rPr>
          <w:rFonts w:asciiTheme="majorBidi" w:hAnsiTheme="majorBidi" w:cstheme="majorBidi"/>
        </w:rPr>
      </w:pPr>
      <w:bookmarkStart w:id="234" w:name="_Toc237211480"/>
      <w:bookmarkEnd w:id="193"/>
      <w:r w:rsidRPr="00FE1FE5">
        <w:rPr>
          <w:rFonts w:asciiTheme="majorBidi" w:eastAsia="Calibri Light" w:hAnsiTheme="majorBidi" w:cstheme="majorBidi"/>
          <w:b/>
          <w:bCs/>
          <w:color w:val="1F4E79"/>
        </w:rPr>
        <w:lastRenderedPageBreak/>
        <w:t>6.  Recommendations</w:t>
      </w:r>
      <w:bookmarkEnd w:id="234"/>
    </w:p>
    <w:p w14:paraId="621A7DB6" w14:textId="77777777" w:rsidR="00AD2610" w:rsidRPr="00FE1FE5" w:rsidRDefault="00F26012">
      <w:pPr>
        <w:keepNext/>
        <w:spacing w:before="200" w:after="80"/>
        <w:rPr>
          <w:rFonts w:asciiTheme="majorBidi" w:hAnsiTheme="majorBidi" w:cstheme="majorBidi"/>
        </w:rPr>
      </w:pPr>
      <w:commentRangeStart w:id="235"/>
      <w:r w:rsidRPr="00FE1FE5">
        <w:rPr>
          <w:rFonts w:asciiTheme="majorBidi" w:hAnsiTheme="majorBidi" w:cstheme="majorBidi"/>
          <w:b/>
          <w:bCs/>
          <w:color w:val="6B7280"/>
          <w:sz w:val="19"/>
          <w:szCs w:val="19"/>
        </w:rPr>
        <w:t xml:space="preserve">Table </w:t>
      </w:r>
      <w:commentRangeEnd w:id="235"/>
      <w:r w:rsidR="00B85C75">
        <w:rPr>
          <w:rStyle w:val="CommentReference"/>
          <w:rtl/>
        </w:rPr>
        <w:commentReference w:id="235"/>
      </w:r>
      <w:r w:rsidRPr="00FE1FE5">
        <w:rPr>
          <w:rFonts w:asciiTheme="majorBidi" w:hAnsiTheme="majorBidi" w:cstheme="majorBidi"/>
          <w:b/>
          <w:bCs/>
          <w:color w:val="6B7280"/>
          <w:sz w:val="19"/>
          <w:szCs w:val="19"/>
        </w:rPr>
        <w:t xml:space="preserve">4 — </w:t>
      </w:r>
      <w:r w:rsidRPr="00FE1FE5">
        <w:rPr>
          <w:rFonts w:asciiTheme="majorBidi" w:hAnsiTheme="majorBidi" w:cstheme="majorBidi"/>
          <w:color w:val="6B7280"/>
          <w:sz w:val="19"/>
          <w:szCs w:val="19"/>
        </w:rPr>
        <w:t>Prioritised recommendations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AD2610" w:rsidRPr="00FE1FE5" w14:paraId="2DB56472" w14:textId="77777777">
        <w:trPr>
          <w:tblHeader/>
        </w:trPr>
        <w:tc>
          <w:tcPr>
            <w:tcW w:w="24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2D5587AF" w14:textId="77777777" w:rsidR="00AD2610" w:rsidRPr="00FE1FE5" w:rsidRDefault="00F26012">
            <w:pPr>
              <w:rPr>
                <w:rFonts w:asciiTheme="majorBidi" w:hAnsiTheme="majorBidi" w:cstheme="majorBidi"/>
              </w:rPr>
            </w:pPr>
            <w:commentRangeStart w:id="236"/>
            <w:r w:rsidRPr="00FE1FE5">
              <w:rPr>
                <w:rFonts w:asciiTheme="majorBidi" w:hAnsiTheme="majorBidi" w:cstheme="majorBidi"/>
                <w:b/>
                <w:bCs/>
                <w:sz w:val="19"/>
                <w:szCs w:val="19"/>
              </w:rPr>
              <w:t>#</w:t>
            </w:r>
            <w:commentRangeEnd w:id="236"/>
            <w:r w:rsidR="00B85C75">
              <w:rPr>
                <w:rStyle w:val="CommentReference"/>
                <w:rtl/>
              </w:rPr>
              <w:commentReference w:id="236"/>
            </w:r>
          </w:p>
        </w:tc>
        <w:tc>
          <w:tcPr>
            <w:tcW w:w="24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454312E0"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Priority</w:t>
            </w:r>
          </w:p>
        </w:tc>
        <w:tc>
          <w:tcPr>
            <w:tcW w:w="24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3937EE19"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Action</w:t>
            </w:r>
          </w:p>
        </w:tc>
        <w:tc>
          <w:tcPr>
            <w:tcW w:w="24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31B5FCF1" w14:textId="77777777" w:rsidR="00AD2610" w:rsidRPr="00FE1FE5" w:rsidRDefault="00AD2610">
            <w:pPr>
              <w:rPr>
                <w:rFonts w:asciiTheme="majorBidi" w:hAnsiTheme="majorBidi" w:cstheme="majorBidi"/>
              </w:rPr>
            </w:pPr>
          </w:p>
        </w:tc>
      </w:tr>
      <w:tr w:rsidR="00AD2610" w:rsidRPr="00FE1FE5" w14:paraId="5FE21839"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2DB3A6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1</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F5CB58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Critical</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2AD88D0" w14:textId="77777777" w:rsidR="00AD2610" w:rsidRPr="00FE1FE5" w:rsidRDefault="00F26012">
            <w:pPr>
              <w:rPr>
                <w:rFonts w:asciiTheme="majorBidi" w:hAnsiTheme="majorBidi" w:cstheme="majorBidi"/>
              </w:rPr>
            </w:pPr>
            <w:commentRangeStart w:id="237"/>
            <w:r w:rsidRPr="00FE1FE5">
              <w:rPr>
                <w:rFonts w:asciiTheme="majorBidi" w:hAnsiTheme="majorBidi" w:cstheme="majorBidi"/>
                <w:sz w:val="19"/>
                <w:szCs w:val="19"/>
              </w:rPr>
              <w:t xml:space="preserve">Rebuild the demand variable </w:t>
            </w:r>
            <w:commentRangeEnd w:id="237"/>
            <w:r w:rsidR="00B85C75">
              <w:rPr>
                <w:rStyle w:val="CommentReference"/>
                <w:rtl/>
              </w:rPr>
              <w:commentReference w:id="237"/>
            </w:r>
            <w:r w:rsidRPr="00FE1FE5">
              <w:rPr>
                <w:rFonts w:asciiTheme="majorBidi" w:hAnsiTheme="majorBidi" w:cstheme="majorBidi"/>
                <w:sz w:val="19"/>
                <w:szCs w:val="19"/>
              </w:rPr>
              <w:t xml:space="preserve">from sensor fill rates with mass-balance calibration </w:t>
            </w:r>
            <w:commentRangeStart w:id="238"/>
            <w:r w:rsidRPr="00FE1FE5">
              <w:rPr>
                <w:rFonts w:asciiTheme="majorBidi" w:hAnsiTheme="majorBidi" w:cstheme="majorBidi"/>
                <w:sz w:val="19"/>
                <w:szCs w:val="19"/>
              </w:rPr>
              <w:t>against CTRO weigh-ins</w:t>
            </w:r>
            <w:commentRangeEnd w:id="238"/>
            <w:r w:rsidR="00B85C75">
              <w:rPr>
                <w:rStyle w:val="CommentReference"/>
                <w:rtl/>
              </w:rPr>
              <w:commentReference w:id="238"/>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6665BF1" w14:textId="77777777" w:rsidR="00AD2610" w:rsidRPr="00FE1FE5" w:rsidRDefault="00AD2610">
            <w:pPr>
              <w:rPr>
                <w:rFonts w:asciiTheme="majorBidi" w:hAnsiTheme="majorBidi" w:cstheme="majorBidi"/>
              </w:rPr>
            </w:pPr>
          </w:p>
        </w:tc>
      </w:tr>
      <w:tr w:rsidR="00AD2610" w:rsidRPr="00FE1FE5" w14:paraId="179DED36"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FC81D3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B15D75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Critical</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FF40BE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Re-specify the regression at container-day level with temporal covariates; validate on held-out containers</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078DC07" w14:textId="77777777" w:rsidR="00AD2610" w:rsidRPr="00FE1FE5" w:rsidRDefault="00AD2610">
            <w:pPr>
              <w:rPr>
                <w:rFonts w:asciiTheme="majorBidi" w:hAnsiTheme="majorBidi" w:cstheme="majorBidi"/>
              </w:rPr>
            </w:pPr>
          </w:p>
        </w:tc>
      </w:tr>
      <w:tr w:rsidR="00AD2610" w:rsidRPr="00FE1FE5" w14:paraId="409B01FB"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0A1DCF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3</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CA72AA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Critical</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41D101B" w14:textId="77777777" w:rsidR="00AD2610" w:rsidRPr="00FE1FE5" w:rsidRDefault="00F26012">
            <w:pPr>
              <w:rPr>
                <w:rFonts w:asciiTheme="majorBidi" w:hAnsiTheme="majorBidi" w:cstheme="majorBidi"/>
              </w:rPr>
            </w:pPr>
            <w:commentRangeStart w:id="239"/>
            <w:r w:rsidRPr="00FE1FE5">
              <w:rPr>
                <w:rFonts w:asciiTheme="majorBidi" w:hAnsiTheme="majorBidi" w:cstheme="majorBidi"/>
                <w:sz w:val="19"/>
                <w:szCs w:val="19"/>
              </w:rPr>
              <w:t>Reconcile container ID sets across sensor, driver and GIS data (D6) before any spatial modelling</w:t>
            </w:r>
            <w:commentRangeEnd w:id="239"/>
            <w:r w:rsidR="00B85C75">
              <w:rPr>
                <w:rStyle w:val="CommentReference"/>
                <w:rtl/>
              </w:rPr>
              <w:commentReference w:id="239"/>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9FFACF4" w14:textId="77777777" w:rsidR="00AD2610" w:rsidRPr="00FE1FE5" w:rsidRDefault="00AD2610">
            <w:pPr>
              <w:rPr>
                <w:rFonts w:asciiTheme="majorBidi" w:hAnsiTheme="majorBidi" w:cstheme="majorBidi"/>
              </w:rPr>
            </w:pPr>
          </w:p>
        </w:tc>
      </w:tr>
      <w:tr w:rsidR="00AD2610" w:rsidRPr="00FE1FE5" w14:paraId="1B39938B"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5A7BEE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4</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F53205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Critical</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30BCE6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 xml:space="preserve">Resolve the 82–84 ceiling with the provider; </w:t>
            </w:r>
            <w:commentRangeStart w:id="240"/>
            <w:r w:rsidRPr="00FE1FE5">
              <w:rPr>
                <w:rFonts w:asciiTheme="majorBidi" w:hAnsiTheme="majorBidi" w:cstheme="majorBidi"/>
                <w:sz w:val="19"/>
                <w:szCs w:val="19"/>
              </w:rPr>
              <w:t>otherwise rescale and document</w:t>
            </w:r>
            <w:commentRangeEnd w:id="240"/>
            <w:r w:rsidR="00B85C75">
              <w:rPr>
                <w:rStyle w:val="CommentReference"/>
                <w:rtl/>
              </w:rPr>
              <w:commentReference w:id="240"/>
            </w:r>
            <w:r w:rsidRPr="00FE1FE5">
              <w:rPr>
                <w:rFonts w:asciiTheme="majorBidi" w:hAnsiTheme="majorBidi" w:cstheme="majorBidi"/>
                <w:sz w:val="19"/>
                <w:szCs w:val="19"/>
              </w:rPr>
              <w:t xml:space="preserve"> (D3)</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6FAB689" w14:textId="77777777" w:rsidR="00AD2610" w:rsidRPr="00FE1FE5" w:rsidRDefault="00AD2610">
            <w:pPr>
              <w:rPr>
                <w:rFonts w:asciiTheme="majorBidi" w:hAnsiTheme="majorBidi" w:cstheme="majorBidi"/>
              </w:rPr>
            </w:pPr>
          </w:p>
        </w:tc>
      </w:tr>
      <w:tr w:rsidR="00AD2610" w:rsidRPr="00FE1FE5" w14:paraId="5D9CED48"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ADDF2F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5</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FBDF14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High</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4DDEF9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Resolve the BGRI population overcount (D7); recompute demand weights</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13D095C" w14:textId="77777777" w:rsidR="00AD2610" w:rsidRPr="00FE1FE5" w:rsidRDefault="00AD2610">
            <w:pPr>
              <w:rPr>
                <w:rFonts w:asciiTheme="majorBidi" w:hAnsiTheme="majorBidi" w:cstheme="majorBidi"/>
              </w:rPr>
            </w:pPr>
          </w:p>
        </w:tc>
      </w:tr>
      <w:tr w:rsidR="00AD2610" w:rsidRPr="00FE1FE5" w14:paraId="157DB1C4"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847BB5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6</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2EB172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High</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FE41A7F" w14:textId="77777777" w:rsidR="00AD2610" w:rsidRPr="00FE1FE5" w:rsidRDefault="00F26012">
            <w:pPr>
              <w:rPr>
                <w:rFonts w:asciiTheme="majorBidi" w:hAnsiTheme="majorBidi" w:cstheme="majorBidi"/>
              </w:rPr>
            </w:pPr>
            <w:commentRangeStart w:id="241"/>
            <w:r w:rsidRPr="00FE1FE5">
              <w:rPr>
                <w:rFonts w:asciiTheme="majorBidi" w:hAnsiTheme="majorBidi" w:cstheme="majorBidi"/>
                <w:sz w:val="19"/>
                <w:szCs w:val="19"/>
              </w:rPr>
              <w:t xml:space="preserve">Rebuild the p-median instance on real geography </w:t>
            </w:r>
            <w:commentRangeEnd w:id="241"/>
            <w:r w:rsidR="00B85C75">
              <w:rPr>
                <w:rStyle w:val="CommentReference"/>
                <w:rtl/>
              </w:rPr>
              <w:commentReference w:id="241"/>
            </w:r>
            <w:r w:rsidRPr="00FE1FE5">
              <w:rPr>
                <w:rFonts w:asciiTheme="majorBidi" w:hAnsiTheme="majorBidi" w:cstheme="majorBidi"/>
                <w:sz w:val="19"/>
                <w:szCs w:val="19"/>
              </w:rPr>
              <w:t>with OSM network distances</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CD9401E" w14:textId="77777777" w:rsidR="00AD2610" w:rsidRPr="00FE1FE5" w:rsidRDefault="00AD2610">
            <w:pPr>
              <w:rPr>
                <w:rFonts w:asciiTheme="majorBidi" w:hAnsiTheme="majorBidi" w:cstheme="majorBidi"/>
              </w:rPr>
            </w:pPr>
          </w:p>
        </w:tc>
      </w:tr>
      <w:tr w:rsidR="00AD2610" w:rsidRPr="00FE1FE5" w14:paraId="41B4328C"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219712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7</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51629BF"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High</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E4C8303" w14:textId="77777777" w:rsidR="00AD2610" w:rsidRPr="00FE1FE5" w:rsidRDefault="00F26012">
            <w:pPr>
              <w:rPr>
                <w:rFonts w:asciiTheme="majorBidi" w:hAnsiTheme="majorBidi" w:cstheme="majorBidi"/>
              </w:rPr>
            </w:pPr>
            <w:commentRangeStart w:id="242"/>
            <w:r w:rsidRPr="00FE1FE5">
              <w:rPr>
                <w:rFonts w:asciiTheme="majorBidi" w:hAnsiTheme="majorBidi" w:cstheme="majorBidi"/>
                <w:sz w:val="19"/>
                <w:szCs w:val="19"/>
              </w:rPr>
              <w:t xml:space="preserve">Add the current layout as the baseline alternative </w:t>
            </w:r>
            <w:commentRangeEnd w:id="242"/>
            <w:r w:rsidR="00B85C75">
              <w:rPr>
                <w:rStyle w:val="CommentReference"/>
                <w:rtl/>
              </w:rPr>
              <w:commentReference w:id="242"/>
            </w:r>
            <w:r w:rsidRPr="00FE1FE5">
              <w:rPr>
                <w:rFonts w:asciiTheme="majorBidi" w:hAnsiTheme="majorBidi" w:cstheme="majorBidi"/>
                <w:sz w:val="19"/>
                <w:szCs w:val="19"/>
              </w:rPr>
              <w:t>in all optimisation comparisons</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84B0966" w14:textId="77777777" w:rsidR="00AD2610" w:rsidRPr="00FE1FE5" w:rsidRDefault="00AD2610">
            <w:pPr>
              <w:rPr>
                <w:rFonts w:asciiTheme="majorBidi" w:hAnsiTheme="majorBidi" w:cstheme="majorBidi"/>
              </w:rPr>
            </w:pPr>
          </w:p>
        </w:tc>
      </w:tr>
      <w:tr w:rsidR="00AD2610" w:rsidRPr="00FE1FE5" w14:paraId="13E83AA0"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903E9F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8</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632AE8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High</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15E1AB4" w14:textId="77777777" w:rsidR="00AD2610" w:rsidRPr="00FE1FE5" w:rsidRDefault="00F26012">
            <w:pPr>
              <w:rPr>
                <w:rFonts w:asciiTheme="majorBidi" w:hAnsiTheme="majorBidi" w:cstheme="majorBidi"/>
              </w:rPr>
            </w:pPr>
            <w:commentRangeStart w:id="243"/>
            <w:r w:rsidRPr="00FE1FE5">
              <w:rPr>
                <w:rFonts w:asciiTheme="majorBidi" w:hAnsiTheme="majorBidi" w:cstheme="majorBidi"/>
                <w:sz w:val="19"/>
                <w:szCs w:val="19"/>
              </w:rPr>
              <w:t xml:space="preserve">Implement SAA stability checks, VSS and EVPI </w:t>
            </w:r>
            <w:commentRangeEnd w:id="243"/>
            <w:r w:rsidR="00B85C75">
              <w:rPr>
                <w:rStyle w:val="CommentReference"/>
                <w:rtl/>
              </w:rPr>
              <w:commentReference w:id="243"/>
            </w:r>
            <w:r w:rsidRPr="00FE1FE5">
              <w:rPr>
                <w:rFonts w:asciiTheme="majorBidi" w:hAnsiTheme="majorBidi" w:cstheme="majorBidi"/>
                <w:sz w:val="19"/>
                <w:szCs w:val="19"/>
              </w:rPr>
              <w:t>for the stochastic model</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23344EE" w14:textId="77777777" w:rsidR="00AD2610" w:rsidRPr="00FE1FE5" w:rsidRDefault="00AD2610">
            <w:pPr>
              <w:rPr>
                <w:rFonts w:asciiTheme="majorBidi" w:hAnsiTheme="majorBidi" w:cstheme="majorBidi"/>
              </w:rPr>
            </w:pPr>
          </w:p>
        </w:tc>
      </w:tr>
      <w:tr w:rsidR="00AD2610" w:rsidRPr="00FE1FE5" w14:paraId="6A68BA63"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F1DCFA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9</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5B36CF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Medium</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F67336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Replace pure stepwise selection with an information-criterion or LASSO path plus holdout validation</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52B5501" w14:textId="77777777" w:rsidR="00AD2610" w:rsidRPr="00FE1FE5" w:rsidRDefault="00AD2610">
            <w:pPr>
              <w:rPr>
                <w:rFonts w:asciiTheme="majorBidi" w:hAnsiTheme="majorBidi" w:cstheme="majorBidi"/>
              </w:rPr>
            </w:pPr>
          </w:p>
        </w:tc>
      </w:tr>
      <w:tr w:rsidR="00AD2610" w:rsidRPr="00FE1FE5" w14:paraId="2C43409C"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EC35C8D"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10</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7C27F5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Medium</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B9BF89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Write the driver-vs-sensor agreement analysis as a first-class chapter</w:t>
            </w:r>
          </w:p>
        </w:tc>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99C4D02" w14:textId="77777777" w:rsidR="00AD2610" w:rsidRPr="00FE1FE5" w:rsidRDefault="00AD2610">
            <w:pPr>
              <w:rPr>
                <w:rFonts w:asciiTheme="majorBidi" w:hAnsiTheme="majorBidi" w:cstheme="majorBidi"/>
              </w:rPr>
            </w:pPr>
          </w:p>
        </w:tc>
      </w:tr>
      <w:tr w:rsidR="00AD2610" w:rsidRPr="00FE1FE5" w14:paraId="02876CE2" w14:textId="77777777">
        <w:trPr>
          <w:gridAfter w:val="1"/>
          <w:wAfter w:w="2400" w:type="dxa"/>
        </w:trPr>
        <w:tc>
          <w:tcPr>
            <w:tcW w:w="24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2B12765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11</w:t>
            </w:r>
          </w:p>
        </w:tc>
        <w:tc>
          <w:tcPr>
            <w:tcW w:w="24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7E51CC8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Medium</w:t>
            </w:r>
          </w:p>
        </w:tc>
        <w:tc>
          <w:tcPr>
            <w:tcW w:w="24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231F4AD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Keep routing conditional; if activated, model boundary-crossing circuits from CTRO explicitly</w:t>
            </w:r>
          </w:p>
        </w:tc>
      </w:tr>
    </w:tbl>
    <w:p w14:paraId="2068CBDB" w14:textId="77777777" w:rsidR="00AD2610" w:rsidRPr="00FE1FE5" w:rsidRDefault="00AD2610">
      <w:pPr>
        <w:spacing w:after="160"/>
        <w:rPr>
          <w:rFonts w:asciiTheme="majorBidi" w:hAnsiTheme="majorBidi" w:cstheme="majorBidi"/>
        </w:rPr>
      </w:pPr>
    </w:p>
    <w:p w14:paraId="6F615B69" w14:textId="77777777" w:rsidR="00AD2610" w:rsidRPr="00FE1FE5" w:rsidRDefault="00F26012">
      <w:pPr>
        <w:pStyle w:val="Heading1"/>
        <w:pageBreakBefore/>
        <w:spacing w:after="240"/>
        <w:rPr>
          <w:rFonts w:asciiTheme="majorBidi" w:hAnsiTheme="majorBidi" w:cstheme="majorBidi"/>
        </w:rPr>
      </w:pPr>
      <w:bookmarkStart w:id="244" w:name="_Toc237211481"/>
      <w:commentRangeStart w:id="245"/>
      <w:r w:rsidRPr="00FE1FE5">
        <w:rPr>
          <w:rFonts w:asciiTheme="majorBidi" w:eastAsia="Calibri Light" w:hAnsiTheme="majorBidi" w:cstheme="majorBidi"/>
          <w:b/>
          <w:bCs/>
          <w:color w:val="1F4E79"/>
        </w:rPr>
        <w:lastRenderedPageBreak/>
        <w:t>7</w:t>
      </w:r>
      <w:commentRangeEnd w:id="245"/>
      <w:r w:rsidR="008C713F">
        <w:rPr>
          <w:rStyle w:val="CommentReference"/>
          <w:color w:val="1F2937"/>
          <w:rtl/>
        </w:rPr>
        <w:commentReference w:id="245"/>
      </w:r>
      <w:r w:rsidRPr="00FE1FE5">
        <w:rPr>
          <w:rFonts w:asciiTheme="majorBidi" w:eastAsia="Calibri Light" w:hAnsiTheme="majorBidi" w:cstheme="majorBidi"/>
          <w:b/>
          <w:bCs/>
          <w:color w:val="1F4E79"/>
        </w:rPr>
        <w:t xml:space="preserve">.  </w:t>
      </w:r>
      <w:commentRangeStart w:id="246"/>
      <w:r w:rsidRPr="00FE1FE5">
        <w:rPr>
          <w:rFonts w:asciiTheme="majorBidi" w:eastAsia="Calibri Light" w:hAnsiTheme="majorBidi" w:cstheme="majorBidi"/>
          <w:b/>
          <w:bCs/>
          <w:color w:val="1F4E79"/>
        </w:rPr>
        <w:t>Referenc</w:t>
      </w:r>
      <w:commentRangeStart w:id="247"/>
      <w:r w:rsidRPr="00FE1FE5">
        <w:rPr>
          <w:rFonts w:asciiTheme="majorBidi" w:eastAsia="Calibri Light" w:hAnsiTheme="majorBidi" w:cstheme="majorBidi"/>
          <w:b/>
          <w:bCs/>
          <w:color w:val="1F4E79"/>
        </w:rPr>
        <w:t>es</w:t>
      </w:r>
      <w:bookmarkEnd w:id="244"/>
      <w:commentRangeEnd w:id="246"/>
      <w:r w:rsidR="008C713F">
        <w:rPr>
          <w:rStyle w:val="CommentReference"/>
          <w:color w:val="1F2937"/>
          <w:rtl/>
        </w:rPr>
        <w:commentReference w:id="246"/>
      </w:r>
      <w:commentRangeEnd w:id="247"/>
      <w:r w:rsidR="008C713F">
        <w:rPr>
          <w:rStyle w:val="CommentReference"/>
          <w:color w:val="1F2937"/>
          <w:rtl/>
        </w:rPr>
        <w:commentReference w:id="247"/>
      </w:r>
    </w:p>
    <w:p w14:paraId="04FCCD99" w14:textId="77777777" w:rsidR="00AD2610" w:rsidRPr="00FE1FE5" w:rsidRDefault="00F26012">
      <w:pPr>
        <w:spacing w:after="100"/>
        <w:ind w:left="400" w:hanging="400"/>
        <w:rPr>
          <w:rFonts w:asciiTheme="majorBidi" w:hAnsiTheme="majorBidi" w:cstheme="majorBidi"/>
        </w:rPr>
      </w:pPr>
      <w:r w:rsidRPr="00FE1FE5">
        <w:rPr>
          <w:rFonts w:asciiTheme="majorBidi" w:hAnsiTheme="majorBidi" w:cstheme="majorBidi"/>
        </w:rPr>
        <w:t xml:space="preserve">Daskin, M. S. (2013). *Network and Discrete Location: Models, Algorithms, and Applications* (2nd ed.). Wiley. </w:t>
      </w:r>
    </w:p>
    <w:p w14:paraId="71682332" w14:textId="77777777" w:rsidR="00AD2610" w:rsidRPr="00FE1FE5" w:rsidRDefault="00F26012">
      <w:pPr>
        <w:spacing w:after="100"/>
        <w:ind w:left="400" w:hanging="400"/>
        <w:rPr>
          <w:rFonts w:asciiTheme="majorBidi" w:hAnsiTheme="majorBidi" w:cstheme="majorBidi"/>
        </w:rPr>
      </w:pPr>
      <w:r w:rsidRPr="00FE1FE5">
        <w:rPr>
          <w:rFonts w:asciiTheme="majorBidi" w:hAnsiTheme="majorBidi" w:cstheme="majorBidi"/>
        </w:rPr>
        <w:t xml:space="preserve">Hakimi, S. L. (1964). Optimum locations of switching centers and the absolute centers and medians of a graph. *Operations Research*, 12(3), 450–459. </w:t>
      </w:r>
    </w:p>
    <w:p w14:paraId="431B3358" w14:textId="77777777" w:rsidR="00AD2610" w:rsidRPr="00FE1FE5" w:rsidRDefault="00F26012">
      <w:pPr>
        <w:spacing w:after="100"/>
        <w:ind w:left="400" w:hanging="400"/>
        <w:rPr>
          <w:rFonts w:asciiTheme="majorBidi" w:hAnsiTheme="majorBidi" w:cstheme="majorBidi"/>
          <w:lang w:val="pt-BR"/>
        </w:rPr>
      </w:pPr>
      <w:r w:rsidRPr="00FE1FE5">
        <w:rPr>
          <w:rFonts w:asciiTheme="majorBidi" w:hAnsiTheme="majorBidi" w:cstheme="majorBidi"/>
        </w:rPr>
        <w:t xml:space="preserve">Birge, J. R., &amp; Louveaux, F. (2011). *Introduction to Stochastic Programming* (2nd ed.). </w:t>
      </w:r>
      <w:r w:rsidRPr="00FE1FE5">
        <w:rPr>
          <w:rFonts w:asciiTheme="majorBidi" w:hAnsiTheme="majorBidi" w:cstheme="majorBidi"/>
          <w:lang w:val="pt-BR"/>
        </w:rPr>
        <w:t xml:space="preserve">Springer. </w:t>
      </w:r>
    </w:p>
    <w:p w14:paraId="058D8C51" w14:textId="77777777" w:rsidR="00AD2610" w:rsidRPr="00FE1FE5" w:rsidRDefault="00F26012">
      <w:pPr>
        <w:spacing w:after="100"/>
        <w:ind w:left="400" w:hanging="400"/>
        <w:rPr>
          <w:rFonts w:asciiTheme="majorBidi" w:hAnsiTheme="majorBidi" w:cstheme="majorBidi"/>
          <w:lang w:val="pt-BR"/>
        </w:rPr>
      </w:pPr>
      <w:commentRangeStart w:id="248"/>
      <w:r w:rsidRPr="00FE1FE5">
        <w:rPr>
          <w:rFonts w:asciiTheme="majorBidi" w:hAnsiTheme="majorBidi" w:cstheme="majorBidi"/>
          <w:lang w:val="pt-BR"/>
        </w:rPr>
        <w:t>Lopes</w:t>
      </w:r>
      <w:commentRangeEnd w:id="248"/>
      <w:r w:rsidR="008C713F">
        <w:rPr>
          <w:rStyle w:val="CommentReference"/>
          <w:rtl/>
        </w:rPr>
        <w:commentReference w:id="248"/>
      </w:r>
      <w:r w:rsidRPr="00FE1FE5">
        <w:rPr>
          <w:rFonts w:asciiTheme="majorBidi" w:hAnsiTheme="majorBidi" w:cstheme="majorBidi"/>
          <w:lang w:val="pt-BR"/>
        </w:rPr>
        <w:t xml:space="preserve">, D. M. T. (2014). *Otimização da recolha seletiva na Valorsul: estudo de cenários alternativos*. MSc dissertation, Instituto Superior Técnico, Universidade de Lisboa. </w:t>
      </w:r>
    </w:p>
    <w:p w14:paraId="224CAEA2" w14:textId="77777777" w:rsidR="00AD2610" w:rsidRPr="00FE1FE5" w:rsidRDefault="00F26012">
      <w:pPr>
        <w:spacing w:after="100"/>
        <w:ind w:left="400" w:hanging="400"/>
        <w:rPr>
          <w:rFonts w:asciiTheme="majorBidi" w:hAnsiTheme="majorBidi" w:cstheme="majorBidi"/>
          <w:lang w:val="pt-BR"/>
        </w:rPr>
      </w:pPr>
      <w:r w:rsidRPr="00FE1FE5">
        <w:rPr>
          <w:rFonts w:asciiTheme="majorBidi" w:hAnsiTheme="majorBidi" w:cstheme="majorBidi"/>
          <w:lang w:val="pt-BR"/>
        </w:rPr>
        <w:t xml:space="preserve">Valorsul, S.A. Recolha seletiva — áreas de negócio. valorsul.pt (accessed 2026-08-09). </w:t>
      </w:r>
    </w:p>
    <w:p w14:paraId="72D440F5" w14:textId="77777777" w:rsidR="00AD2610" w:rsidRPr="00FE1FE5" w:rsidRDefault="00F26012">
      <w:pPr>
        <w:spacing w:after="100"/>
        <w:ind w:left="400" w:hanging="400"/>
        <w:rPr>
          <w:rFonts w:asciiTheme="majorBidi" w:hAnsiTheme="majorBidi" w:cstheme="majorBidi"/>
          <w:lang w:val="pt-BR"/>
        </w:rPr>
      </w:pPr>
      <w:r w:rsidRPr="00FE1FE5">
        <w:rPr>
          <w:rFonts w:asciiTheme="majorBidi" w:hAnsiTheme="majorBidi" w:cstheme="majorBidi"/>
          <w:lang w:val="pt-BR"/>
        </w:rPr>
        <w:t xml:space="preserve">Valorsul, S.A. </w:t>
      </w:r>
      <w:commentRangeStart w:id="249"/>
      <w:r w:rsidRPr="00FE1FE5">
        <w:rPr>
          <w:rFonts w:asciiTheme="majorBidi" w:hAnsiTheme="majorBidi" w:cstheme="majorBidi"/>
          <w:lang w:val="pt-BR"/>
        </w:rPr>
        <w:t xml:space="preserve">Instalações </w:t>
      </w:r>
      <w:commentRangeEnd w:id="249"/>
      <w:r w:rsidR="008C713F">
        <w:rPr>
          <w:rStyle w:val="CommentReference"/>
          <w:rtl/>
        </w:rPr>
        <w:commentReference w:id="249"/>
      </w:r>
      <w:r w:rsidRPr="00FE1FE5">
        <w:rPr>
          <w:rFonts w:asciiTheme="majorBidi" w:hAnsiTheme="majorBidi" w:cstheme="majorBidi"/>
          <w:lang w:val="pt-BR"/>
        </w:rPr>
        <w:t xml:space="preserve">— CTRO. valorsul.pt/pt/contactos/instalacoes (accessed 2026-08-09). </w:t>
      </w:r>
    </w:p>
    <w:p w14:paraId="53CCFB7A" w14:textId="77777777" w:rsidR="00AD2610" w:rsidRPr="00FE1FE5" w:rsidRDefault="00F26012">
      <w:pPr>
        <w:spacing w:after="100"/>
        <w:ind w:left="400" w:hanging="400"/>
        <w:rPr>
          <w:rFonts w:asciiTheme="majorBidi" w:hAnsiTheme="majorBidi" w:cstheme="majorBidi"/>
          <w:lang w:val="pt-BR"/>
        </w:rPr>
      </w:pPr>
      <w:commentRangeStart w:id="250"/>
      <w:r w:rsidRPr="00FE1FE5">
        <w:rPr>
          <w:rFonts w:asciiTheme="majorBidi" w:hAnsiTheme="majorBidi" w:cstheme="majorBidi"/>
          <w:lang w:val="pt-BR"/>
        </w:rPr>
        <w:t xml:space="preserve">INE </w:t>
      </w:r>
      <w:commentRangeEnd w:id="250"/>
      <w:r w:rsidR="008C713F">
        <w:rPr>
          <w:rStyle w:val="CommentReference"/>
          <w:rtl/>
        </w:rPr>
        <w:commentReference w:id="250"/>
      </w:r>
      <w:r w:rsidRPr="00FE1FE5">
        <w:rPr>
          <w:rFonts w:asciiTheme="majorBidi" w:hAnsiTheme="majorBidi" w:cstheme="majorBidi"/>
          <w:lang w:val="pt-BR"/>
        </w:rPr>
        <w:t xml:space="preserve">(2021). Base Geográfica de Referenciação de Informação (BGRI), Censos 2021. </w:t>
      </w:r>
    </w:p>
    <w:p w14:paraId="79D8568D" w14:textId="77777777" w:rsidR="00AD2610" w:rsidRPr="00FE1FE5" w:rsidRDefault="00F26012">
      <w:pPr>
        <w:spacing w:after="100"/>
        <w:ind w:left="400" w:hanging="400"/>
        <w:rPr>
          <w:rFonts w:asciiTheme="majorBidi" w:hAnsiTheme="majorBidi" w:cstheme="majorBidi"/>
        </w:rPr>
      </w:pPr>
      <w:r w:rsidRPr="00FE1FE5">
        <w:rPr>
          <w:rFonts w:asciiTheme="majorBidi" w:hAnsiTheme="majorBidi" w:cstheme="majorBidi"/>
        </w:rPr>
        <w:t>Author's thesis project document, proposal, defence materials and Rio Maior field survey (project archive, 2025–2026).</w:t>
      </w:r>
    </w:p>
    <w:p w14:paraId="7B7D5A40" w14:textId="77777777" w:rsidR="00AD2610" w:rsidRPr="00FE1FE5" w:rsidRDefault="00F26012">
      <w:pPr>
        <w:pStyle w:val="Heading1"/>
        <w:pageBreakBefore/>
        <w:spacing w:after="240"/>
        <w:rPr>
          <w:rFonts w:asciiTheme="majorBidi" w:hAnsiTheme="majorBidi" w:cstheme="majorBidi"/>
        </w:rPr>
      </w:pPr>
      <w:bookmarkStart w:id="251" w:name="_Toc237211482"/>
      <w:r w:rsidRPr="00FE1FE5">
        <w:rPr>
          <w:rFonts w:asciiTheme="majorBidi" w:eastAsia="Calibri Light" w:hAnsiTheme="majorBidi" w:cstheme="majorBidi"/>
          <w:b/>
          <w:bCs/>
          <w:color w:val="1F4E79"/>
        </w:rPr>
        <w:lastRenderedPageBreak/>
        <w:t>8.  Appendix A — Operational parameters from public sources</w:t>
      </w:r>
      <w:bookmarkEnd w:id="251"/>
    </w:p>
    <w:p w14:paraId="12FC5359" w14:textId="77777777" w:rsidR="00AD2610" w:rsidRPr="00FE1FE5" w:rsidRDefault="00F26012">
      <w:pPr>
        <w:keepNext/>
        <w:spacing w:before="200" w:after="80"/>
        <w:rPr>
          <w:rFonts w:asciiTheme="majorBidi" w:hAnsiTheme="majorBidi" w:cstheme="majorBidi"/>
        </w:rPr>
      </w:pPr>
      <w:r w:rsidRPr="00FE1FE5">
        <w:rPr>
          <w:rFonts w:asciiTheme="majorBidi" w:hAnsiTheme="majorBidi" w:cstheme="majorBidi"/>
          <w:b/>
          <w:bCs/>
          <w:color w:val="6B7280"/>
          <w:sz w:val="19"/>
          <w:szCs w:val="19"/>
        </w:rPr>
        <w:t xml:space="preserve">Table 3 — </w:t>
      </w:r>
      <w:r w:rsidRPr="00FE1FE5">
        <w:rPr>
          <w:rFonts w:asciiTheme="majorBidi" w:hAnsiTheme="majorBidi" w:cstheme="majorBidi"/>
          <w:color w:val="6B7280"/>
          <w:sz w:val="19"/>
          <w:szCs w:val="19"/>
        </w:rPr>
        <w:t xml:space="preserve">Valorsul Oeste fleet, </w:t>
      </w:r>
      <w:commentRangeStart w:id="252"/>
      <w:r w:rsidRPr="00FE1FE5">
        <w:rPr>
          <w:rFonts w:asciiTheme="majorBidi" w:hAnsiTheme="majorBidi" w:cstheme="majorBidi"/>
          <w:color w:val="6B7280"/>
          <w:sz w:val="19"/>
          <w:szCs w:val="19"/>
        </w:rPr>
        <w:t xml:space="preserve">2013 snapshot </w:t>
      </w:r>
      <w:commentRangeEnd w:id="252"/>
      <w:r w:rsidR="00BC0E41">
        <w:rPr>
          <w:rStyle w:val="CommentReference"/>
          <w:rtl/>
        </w:rPr>
        <w:commentReference w:id="252"/>
      </w:r>
      <w:r w:rsidRPr="00FE1FE5">
        <w:rPr>
          <w:rFonts w:asciiTheme="majorBidi" w:hAnsiTheme="majorBidi" w:cstheme="majorBidi"/>
          <w:color w:val="6B7280"/>
          <w:sz w:val="19"/>
          <w:szCs w:val="19"/>
        </w:rPr>
        <w:t>(Lopes, 2014, Table 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1300"/>
        <w:gridCol w:w="1500"/>
      </w:tblGrid>
      <w:tr w:rsidR="00AD2610" w:rsidRPr="00FE1FE5" w14:paraId="4F60D62A" w14:textId="77777777">
        <w:trPr>
          <w:tblHeader/>
        </w:trPr>
        <w:tc>
          <w:tcPr>
            <w:tcW w:w="24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751627D0"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Vehicles</w:t>
            </w:r>
          </w:p>
        </w:tc>
        <w:tc>
          <w:tcPr>
            <w:tcW w:w="22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6E025663"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Role</w:t>
            </w:r>
          </w:p>
        </w:tc>
        <w:tc>
          <w:tcPr>
            <w:tcW w:w="22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6AB90FAB"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Body</w:t>
            </w:r>
          </w:p>
        </w:tc>
        <w:tc>
          <w:tcPr>
            <w:tcW w:w="13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89B0F20"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Volume</w:t>
            </w:r>
          </w:p>
        </w:tc>
        <w:tc>
          <w:tcPr>
            <w:tcW w:w="15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4FA03011" w14:textId="77777777" w:rsidR="00AD2610" w:rsidRPr="00FE1FE5" w:rsidRDefault="00F26012">
            <w:pPr>
              <w:rPr>
                <w:rFonts w:asciiTheme="majorBidi" w:hAnsiTheme="majorBidi" w:cstheme="majorBidi"/>
              </w:rPr>
            </w:pPr>
            <w:commentRangeStart w:id="253"/>
            <w:r w:rsidRPr="00FE1FE5">
              <w:rPr>
                <w:rFonts w:asciiTheme="majorBidi" w:hAnsiTheme="majorBidi" w:cstheme="majorBidi"/>
                <w:b/>
                <w:bCs/>
                <w:sz w:val="19"/>
                <w:szCs w:val="19"/>
              </w:rPr>
              <w:t>Payload</w:t>
            </w:r>
            <w:commentRangeEnd w:id="253"/>
            <w:r w:rsidR="00BC0E41">
              <w:rPr>
                <w:rStyle w:val="CommentReference"/>
                <w:rtl/>
              </w:rPr>
              <w:commentReference w:id="253"/>
            </w:r>
          </w:p>
        </w:tc>
      </w:tr>
      <w:tr w:rsidR="00AD2610" w:rsidRPr="00FE1FE5" w14:paraId="7068AEF1"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104E8D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3 × MAN 18.284 LK</w:t>
            </w:r>
          </w:p>
        </w:tc>
        <w:tc>
          <w:tcPr>
            <w:tcW w:w="22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4665DC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Collection (glass)</w:t>
            </w:r>
          </w:p>
        </w:tc>
        <w:tc>
          <w:tcPr>
            <w:tcW w:w="22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6292A1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No compactor</w:t>
            </w:r>
          </w:p>
        </w:tc>
        <w:tc>
          <w:tcPr>
            <w:tcW w:w="13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44052B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20 m³</w:t>
            </w:r>
          </w:p>
        </w:tc>
        <w:tc>
          <w:tcPr>
            <w:tcW w:w="1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2B18C8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15,000 kg</w:t>
            </w:r>
          </w:p>
        </w:tc>
      </w:tr>
      <w:tr w:rsidR="00AD2610" w:rsidRPr="00FE1FE5" w14:paraId="0CAF1440"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B0C519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 × Volvo FM9 (2005)</w:t>
            </w:r>
          </w:p>
        </w:tc>
        <w:tc>
          <w:tcPr>
            <w:tcW w:w="22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2A29F9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Collection</w:t>
            </w:r>
          </w:p>
        </w:tc>
        <w:tc>
          <w:tcPr>
            <w:tcW w:w="22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3D225D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Compactor, Ampliroll</w:t>
            </w:r>
          </w:p>
        </w:tc>
        <w:tc>
          <w:tcPr>
            <w:tcW w:w="13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001D6AF"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20 m³</w:t>
            </w:r>
          </w:p>
        </w:tc>
        <w:tc>
          <w:tcPr>
            <w:tcW w:w="1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195D8E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13,945 kg</w:t>
            </w:r>
          </w:p>
        </w:tc>
      </w:tr>
      <w:tr w:rsidR="00AD2610" w:rsidRPr="00FE1FE5" w14:paraId="57F99D6A"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3A8982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5 × MAN TGM 18.280</w:t>
            </w:r>
          </w:p>
        </w:tc>
        <w:tc>
          <w:tcPr>
            <w:tcW w:w="22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5E276F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Collection</w:t>
            </w:r>
          </w:p>
        </w:tc>
        <w:tc>
          <w:tcPr>
            <w:tcW w:w="22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BFA0D2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Compactor</w:t>
            </w:r>
          </w:p>
        </w:tc>
        <w:tc>
          <w:tcPr>
            <w:tcW w:w="13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2D6CEC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20 m³</w:t>
            </w:r>
          </w:p>
        </w:tc>
        <w:tc>
          <w:tcPr>
            <w:tcW w:w="1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5C7AB0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5,580 kg</w:t>
            </w:r>
          </w:p>
        </w:tc>
      </w:tr>
      <w:tr w:rsidR="00AD2610" w:rsidRPr="00FE1FE5" w14:paraId="06012B3C" w14:textId="77777777">
        <w:tc>
          <w:tcPr>
            <w:tcW w:w="24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E18C2D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 × Volvo FM9 (2009)</w:t>
            </w:r>
          </w:p>
        </w:tc>
        <w:tc>
          <w:tcPr>
            <w:tcW w:w="22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6F8814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Collection</w:t>
            </w:r>
          </w:p>
        </w:tc>
        <w:tc>
          <w:tcPr>
            <w:tcW w:w="22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683AD2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Compactor, rear-load</w:t>
            </w:r>
          </w:p>
        </w:tc>
        <w:tc>
          <w:tcPr>
            <w:tcW w:w="13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49755E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15 m³</w:t>
            </w:r>
          </w:p>
        </w:tc>
        <w:tc>
          <w:tcPr>
            <w:tcW w:w="1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CC7BF4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4,465 kg</w:t>
            </w:r>
          </w:p>
        </w:tc>
      </w:tr>
      <w:tr w:rsidR="00AD2610" w:rsidRPr="00FE1FE5" w14:paraId="197821DF" w14:textId="77777777">
        <w:tc>
          <w:tcPr>
            <w:tcW w:w="24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75E4519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 × light trucks</w:t>
            </w:r>
          </w:p>
        </w:tc>
        <w:tc>
          <w:tcPr>
            <w:tcW w:w="22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531C1CC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Ecoponto maintenance</w:t>
            </w:r>
          </w:p>
        </w:tc>
        <w:tc>
          <w:tcPr>
            <w:tcW w:w="22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7888B3DD"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Open box</w:t>
            </w:r>
          </w:p>
        </w:tc>
        <w:tc>
          <w:tcPr>
            <w:tcW w:w="13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2F69209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w:t>
            </w:r>
          </w:p>
        </w:tc>
        <w:tc>
          <w:tcPr>
            <w:tcW w:w="15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6F1526A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≈2,500–2,800 kg</w:t>
            </w:r>
          </w:p>
        </w:tc>
      </w:tr>
    </w:tbl>
    <w:p w14:paraId="30B815CB" w14:textId="77777777" w:rsidR="00AD2610" w:rsidRPr="00FE1FE5" w:rsidRDefault="00F26012">
      <w:pPr>
        <w:spacing w:after="120" w:line="300" w:lineRule="auto"/>
        <w:jc w:val="both"/>
        <w:rPr>
          <w:rFonts w:asciiTheme="majorBidi" w:hAnsiTheme="majorBidi" w:cstheme="majorBidi"/>
        </w:rPr>
      </w:pPr>
      <w:commentRangeStart w:id="254"/>
      <w:r w:rsidRPr="00FE1FE5">
        <w:rPr>
          <w:rFonts w:asciiTheme="majorBidi" w:hAnsiTheme="majorBidi" w:cstheme="majorBidi"/>
          <w:lang w:val="pt-BR"/>
        </w:rPr>
        <w:t xml:space="preserve">Depot and destination: CTRO, Estrada Nacional 361-1, km 14, Vilar, Cadaval (39.188989, −9.148423). </w:t>
      </w:r>
      <w:commentRangeEnd w:id="254"/>
      <w:r w:rsidR="00BC0E41">
        <w:rPr>
          <w:rStyle w:val="CommentReference"/>
          <w:rtl/>
        </w:rPr>
        <w:commentReference w:id="254"/>
      </w:r>
      <w:r w:rsidRPr="00FE1FE5">
        <w:rPr>
          <w:rFonts w:asciiTheme="majorBidi" w:hAnsiTheme="majorBidi" w:cstheme="majorBidi"/>
        </w:rPr>
        <w:t xml:space="preserve">Circuits: 82 </w:t>
      </w:r>
      <w:commentRangeStart w:id="255"/>
      <w:r w:rsidRPr="00FE1FE5">
        <w:rPr>
          <w:rFonts w:asciiTheme="majorBidi" w:hAnsiTheme="majorBidi" w:cstheme="majorBidi"/>
        </w:rPr>
        <w:t xml:space="preserve">predefined (26 paper, 26 plastic/metal, 30 glass); </w:t>
      </w:r>
      <w:commentRangeEnd w:id="255"/>
      <w:r w:rsidR="00BC0E41">
        <w:rPr>
          <w:rStyle w:val="CommentReference"/>
          <w:rtl/>
        </w:rPr>
        <w:commentReference w:id="255"/>
      </w:r>
      <w:r w:rsidRPr="00FE1FE5">
        <w:rPr>
          <w:rFonts w:asciiTheme="majorBidi" w:hAnsiTheme="majorBidi" w:cstheme="majorBidi"/>
        </w:rPr>
        <w:t xml:space="preserve">Monday–Friday, two shifts (05:00–12:30, 15:00–22:30); </w:t>
      </w:r>
      <w:commentRangeStart w:id="256"/>
      <w:r w:rsidRPr="00FE1FE5">
        <w:rPr>
          <w:rFonts w:asciiTheme="majorBidi" w:hAnsiTheme="majorBidi" w:cstheme="majorBidi"/>
        </w:rPr>
        <w:t xml:space="preserve">mean periodicity 9.3 / 8.3 / 20.5 days </w:t>
      </w:r>
      <w:commentRangeEnd w:id="256"/>
      <w:r w:rsidR="00BC0E41">
        <w:rPr>
          <w:rStyle w:val="CommentReference"/>
          <w:rtl/>
        </w:rPr>
        <w:commentReference w:id="256"/>
      </w:r>
      <w:r w:rsidRPr="00FE1FE5">
        <w:rPr>
          <w:rFonts w:asciiTheme="majorBidi" w:hAnsiTheme="majorBidi" w:cstheme="majorBidi"/>
        </w:rPr>
        <w:t xml:space="preserve">for paper / packaging / glass. </w:t>
      </w:r>
      <w:commentRangeStart w:id="257"/>
      <w:r w:rsidRPr="00FE1FE5">
        <w:rPr>
          <w:rFonts w:asciiTheme="majorBidi" w:hAnsiTheme="majorBidi" w:cstheme="majorBidi"/>
        </w:rPr>
        <w:t xml:space="preserve">Driver fill scale: vazio, menos de meio, meio, mais de meio, cheio — the 0/25/50/75/100 encoding in </w:t>
      </w:r>
      <w:commentRangeEnd w:id="257"/>
      <w:r w:rsidR="00BC0E41">
        <w:rPr>
          <w:rStyle w:val="CommentReference"/>
          <w:rtl/>
        </w:rPr>
        <w:commentReference w:id="257"/>
      </w:r>
      <w:r w:rsidRPr="00FE1FE5">
        <w:rPr>
          <w:rFonts w:asciiTheme="majorBidi" w:hAnsiTheme="majorBidi" w:cstheme="majorBidi"/>
        </w:rPr>
        <w:t xml:space="preserve">the collection CSV. </w:t>
      </w:r>
      <w:commentRangeStart w:id="258"/>
      <w:r w:rsidRPr="00FE1FE5">
        <w:rPr>
          <w:rFonts w:asciiTheme="majorBidi" w:hAnsiTheme="majorBidi" w:cstheme="majorBidi"/>
        </w:rPr>
        <w:t>The 2026 Valorsul site reports 21 collection vehicles and ≈24,000 containers across the network.</w:t>
      </w:r>
      <w:commentRangeEnd w:id="258"/>
      <w:r w:rsidR="00BC0E41">
        <w:rPr>
          <w:rStyle w:val="CommentReference"/>
          <w:rtl/>
        </w:rPr>
        <w:commentReference w:id="258"/>
      </w:r>
    </w:p>
    <w:p w14:paraId="2128E5EA" w14:textId="77777777" w:rsidR="00AD2610" w:rsidRPr="00FE1FE5" w:rsidRDefault="00F26012">
      <w:pPr>
        <w:pStyle w:val="Heading1"/>
        <w:pageBreakBefore/>
        <w:spacing w:after="240"/>
        <w:rPr>
          <w:rFonts w:asciiTheme="majorBidi" w:hAnsiTheme="majorBidi" w:cstheme="majorBidi"/>
        </w:rPr>
      </w:pPr>
      <w:bookmarkStart w:id="259" w:name="_Toc237211483"/>
      <w:r w:rsidRPr="00FE1FE5">
        <w:rPr>
          <w:rFonts w:asciiTheme="majorBidi" w:eastAsia="Calibri Light" w:hAnsiTheme="majorBidi" w:cstheme="majorBidi"/>
          <w:b/>
          <w:bCs/>
          <w:color w:val="1F4E79"/>
        </w:rPr>
        <w:lastRenderedPageBreak/>
        <w:t>9.  Appendix B — Data acquisition guide: who to ask, what to request</w:t>
      </w:r>
      <w:bookmarkEnd w:id="259"/>
    </w:p>
    <w:p w14:paraId="3908FB54"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Requests are grouped by authority, ordered by expected yield. Priority </w:t>
      </w:r>
      <w:r w:rsidRPr="00FE1FE5">
        <w:rPr>
          <w:rFonts w:asciiTheme="majorBidi" w:hAnsiTheme="majorBidi" w:cstheme="majorBidi"/>
          <w:b/>
          <w:bCs/>
        </w:rPr>
        <w:t>A</w:t>
      </w:r>
      <w:r w:rsidRPr="00FE1FE5">
        <w:rPr>
          <w:rFonts w:asciiTheme="majorBidi" w:hAnsiTheme="majorBidi" w:cstheme="majorBidi"/>
        </w:rPr>
        <w:t xml:space="preserve"> items unblock thesis components now; </w:t>
      </w:r>
      <w:r w:rsidRPr="00FE1FE5">
        <w:rPr>
          <w:rFonts w:asciiTheme="majorBidi" w:hAnsiTheme="majorBidi" w:cstheme="majorBidi"/>
          <w:b/>
          <w:bCs/>
        </w:rPr>
        <w:t>B</w:t>
      </w:r>
      <w:r w:rsidRPr="00FE1FE5">
        <w:rPr>
          <w:rFonts w:asciiTheme="majorBidi" w:hAnsiTheme="majorBidi" w:cstheme="majorBidi"/>
        </w:rPr>
        <w:t xml:space="preserve"> items enrich the cost, environmental and routing analyses; </w:t>
      </w:r>
      <w:r w:rsidRPr="00FE1FE5">
        <w:rPr>
          <w:rFonts w:asciiTheme="majorBidi" w:hAnsiTheme="majorBidi" w:cstheme="majorBidi"/>
          <w:b/>
          <w:bCs/>
        </w:rPr>
        <w:t>C</w:t>
      </w:r>
      <w:r w:rsidRPr="00FE1FE5">
        <w:rPr>
          <w:rFonts w:asciiTheme="majorBidi" w:hAnsiTheme="majorBidi" w:cstheme="majorBidi"/>
        </w:rPr>
        <w:t xml:space="preserve"> items are context. Requests to Valorsul and the sensor supplier are best routed through the supervisor under the WSmartRoute+ project relationship; </w:t>
      </w:r>
      <w:commentRangeStart w:id="260"/>
      <w:r w:rsidRPr="00FE1FE5">
        <w:rPr>
          <w:rFonts w:asciiTheme="majorBidi" w:hAnsiTheme="majorBidi" w:cstheme="majorBidi"/>
        </w:rPr>
        <w:t xml:space="preserve">municipal requests can cite Portugal's access-to-documents law </w:t>
      </w:r>
      <w:commentRangeEnd w:id="260"/>
      <w:r w:rsidR="007B1CE6">
        <w:rPr>
          <w:rStyle w:val="CommentReference"/>
          <w:rtl/>
        </w:rPr>
        <w:commentReference w:id="260"/>
      </w:r>
      <w:r w:rsidRPr="00FE1FE5">
        <w:rPr>
          <w:rFonts w:asciiTheme="majorBidi" w:hAnsiTheme="majorBidi" w:cstheme="majorBidi"/>
        </w:rPr>
        <w:t>(Lei n.º 26/2016, LADA) if a formal channel is needed.</w:t>
      </w:r>
    </w:p>
    <w:p w14:paraId="289E9DA2" w14:textId="77777777" w:rsidR="00AD2610" w:rsidRPr="00FE1FE5" w:rsidRDefault="00F26012">
      <w:pPr>
        <w:pStyle w:val="Heading2"/>
        <w:spacing w:before="280" w:after="140"/>
        <w:rPr>
          <w:rFonts w:asciiTheme="majorBidi" w:hAnsiTheme="majorBidi" w:cstheme="majorBidi"/>
        </w:rPr>
      </w:pPr>
      <w:bookmarkStart w:id="261" w:name="_Toc237211484"/>
      <w:commentRangeStart w:id="262"/>
      <w:r w:rsidRPr="00FE1FE5">
        <w:rPr>
          <w:rFonts w:asciiTheme="majorBidi" w:eastAsia="Calibri Light" w:hAnsiTheme="majorBidi" w:cstheme="majorBidi"/>
          <w:b/>
          <w:bCs/>
        </w:rPr>
        <w:t>C.1  Valorsul, S.A</w:t>
      </w:r>
      <w:commentRangeEnd w:id="262"/>
      <w:r w:rsidR="007B1CE6">
        <w:rPr>
          <w:rStyle w:val="CommentReference"/>
          <w:color w:val="1F2937"/>
          <w:rtl/>
        </w:rPr>
        <w:commentReference w:id="262"/>
      </w:r>
      <w:r w:rsidRPr="00FE1FE5">
        <w:rPr>
          <w:rFonts w:asciiTheme="majorBidi" w:eastAsia="Calibri Light" w:hAnsiTheme="majorBidi" w:cstheme="majorBidi"/>
          <w:b/>
          <w:bCs/>
        </w:rPr>
        <w:t>. — operator of the Oeste selective collection (primary target)</w:t>
      </w:r>
      <w:bookmarkEnd w:id="261"/>
    </w:p>
    <w:p w14:paraId="68121AB4" w14:textId="77777777" w:rsidR="00AD2610" w:rsidRPr="00FE1FE5" w:rsidRDefault="00F26012">
      <w:pPr>
        <w:keepNext/>
        <w:spacing w:before="200" w:after="80"/>
        <w:rPr>
          <w:rFonts w:asciiTheme="majorBidi" w:hAnsiTheme="majorBidi" w:cstheme="majorBidi"/>
        </w:rPr>
      </w:pPr>
      <w:r w:rsidRPr="00FE1FE5">
        <w:rPr>
          <w:rFonts w:asciiTheme="majorBidi" w:hAnsiTheme="majorBidi" w:cstheme="majorBidi"/>
          <w:b/>
          <w:bCs/>
          <w:color w:val="6B7280"/>
          <w:sz w:val="19"/>
          <w:szCs w:val="19"/>
        </w:rPr>
        <w:t xml:space="preserve">Table 6 — </w:t>
      </w:r>
      <w:r w:rsidRPr="00FE1FE5">
        <w:rPr>
          <w:rFonts w:asciiTheme="majorBidi" w:hAnsiTheme="majorBidi" w:cstheme="majorBidi"/>
          <w:color w:val="6B7280"/>
          <w:sz w:val="19"/>
          <w:szCs w:val="19"/>
        </w:rPr>
        <w:t>Data to request from Valorsul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600"/>
        <w:gridCol w:w="3500"/>
      </w:tblGrid>
      <w:tr w:rsidR="00AD2610" w:rsidRPr="00FE1FE5" w14:paraId="44344494" w14:textId="77777777">
        <w:trPr>
          <w:tblHeader/>
        </w:trPr>
        <w:tc>
          <w:tcPr>
            <w:tcW w:w="5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199756D7" w14:textId="77777777" w:rsidR="00AD2610" w:rsidRPr="00FE1FE5" w:rsidRDefault="00F26012">
            <w:pPr>
              <w:rPr>
                <w:rFonts w:asciiTheme="majorBidi" w:hAnsiTheme="majorBidi" w:cstheme="majorBidi"/>
              </w:rPr>
            </w:pPr>
            <w:commentRangeStart w:id="263"/>
            <w:r w:rsidRPr="00FE1FE5">
              <w:rPr>
                <w:rFonts w:asciiTheme="majorBidi" w:hAnsiTheme="majorBidi" w:cstheme="majorBidi"/>
                <w:b/>
                <w:bCs/>
                <w:sz w:val="19"/>
                <w:szCs w:val="19"/>
              </w:rPr>
              <w:t>Pri</w:t>
            </w:r>
            <w:commentRangeEnd w:id="263"/>
            <w:r w:rsidR="007B1CE6">
              <w:rPr>
                <w:rStyle w:val="CommentReference"/>
                <w:rtl/>
              </w:rPr>
              <w:commentReference w:id="263"/>
            </w:r>
          </w:p>
        </w:tc>
        <w:tc>
          <w:tcPr>
            <w:tcW w:w="20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DEB3BB6"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Item</w:t>
            </w:r>
          </w:p>
        </w:tc>
        <w:tc>
          <w:tcPr>
            <w:tcW w:w="36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245EAB82"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Detail to specify</w:t>
            </w:r>
          </w:p>
        </w:tc>
        <w:tc>
          <w:tcPr>
            <w:tcW w:w="35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EE64D67"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Thesis use</w:t>
            </w:r>
          </w:p>
        </w:tc>
      </w:tr>
      <w:tr w:rsidR="00AD2610" w:rsidRPr="00FE1FE5" w14:paraId="71A3DE34"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437CBA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B8C1F4F" w14:textId="77777777" w:rsidR="00AD2610" w:rsidRPr="00FE1FE5" w:rsidRDefault="00F26012">
            <w:pPr>
              <w:rPr>
                <w:rFonts w:asciiTheme="majorBidi" w:hAnsiTheme="majorBidi" w:cstheme="majorBidi"/>
              </w:rPr>
            </w:pPr>
            <w:commentRangeStart w:id="264"/>
            <w:r w:rsidRPr="00FE1FE5">
              <w:rPr>
                <w:rFonts w:asciiTheme="majorBidi" w:hAnsiTheme="majorBidi" w:cstheme="majorBidi"/>
                <w:sz w:val="19"/>
                <w:szCs w:val="19"/>
              </w:rPr>
              <w:t>Untruncated sensor export</w:t>
            </w:r>
            <w:commentRangeEnd w:id="264"/>
            <w:r w:rsidR="007B1CE6">
              <w:rPr>
                <w:rStyle w:val="CommentReference"/>
                <w:rtl/>
              </w:rPr>
              <w:commentReference w:id="264"/>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999CD2D" w14:textId="77777777" w:rsidR="00AD2610" w:rsidRPr="00FE1FE5" w:rsidRDefault="00F26012">
            <w:pPr>
              <w:rPr>
                <w:rFonts w:asciiTheme="majorBidi" w:hAnsiTheme="majorBidi" w:cstheme="majorBidi"/>
              </w:rPr>
            </w:pPr>
            <w:commentRangeStart w:id="265"/>
            <w:r w:rsidRPr="00FE1FE5">
              <w:rPr>
                <w:rFonts w:asciiTheme="majorBidi" w:hAnsiTheme="majorBidi" w:cstheme="majorBidi"/>
                <w:sz w:val="19"/>
                <w:szCs w:val="19"/>
              </w:rPr>
              <w:t xml:space="preserve">Full 2020–2024 readings for all ≈800 sensor containers, </w:t>
            </w:r>
            <w:commentRangeEnd w:id="265"/>
            <w:r w:rsidR="007B1CE6">
              <w:rPr>
                <w:rStyle w:val="CommentReference"/>
                <w:rtl/>
              </w:rPr>
              <w:commentReference w:id="265"/>
            </w:r>
            <w:r w:rsidRPr="00FE1FE5">
              <w:rPr>
                <w:rFonts w:asciiTheme="majorBidi" w:hAnsiTheme="majorBidi" w:cstheme="majorBidi"/>
                <w:sz w:val="19"/>
                <w:szCs w:val="19"/>
              </w:rPr>
              <w:t>CSV/Parquet direct from database, not Excel</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C61090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Repairs D1; doubles the demand sample</w:t>
            </w:r>
          </w:p>
        </w:tc>
      </w:tr>
      <w:tr w:rsidR="00AD2610" w:rsidRPr="00FE1FE5" w14:paraId="355EE519"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690657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C91EB6F" w14:textId="77777777" w:rsidR="00AD2610" w:rsidRPr="00FE1FE5" w:rsidRDefault="00F26012">
            <w:pPr>
              <w:rPr>
                <w:rFonts w:asciiTheme="majorBidi" w:hAnsiTheme="majorBidi" w:cstheme="majorBidi"/>
              </w:rPr>
            </w:pPr>
            <w:commentRangeStart w:id="266"/>
            <w:r w:rsidRPr="00FE1FE5">
              <w:rPr>
                <w:rFonts w:asciiTheme="majorBidi" w:hAnsiTheme="majorBidi" w:cstheme="majorBidi"/>
                <w:sz w:val="19"/>
                <w:szCs w:val="19"/>
              </w:rPr>
              <w:t>Sensor system documentation</w:t>
            </w:r>
            <w:commentRangeEnd w:id="266"/>
            <w:r w:rsidR="007B1CE6">
              <w:rPr>
                <w:rStyle w:val="CommentReference"/>
                <w:rtl/>
              </w:rPr>
              <w:commentReference w:id="266"/>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501F3A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Sensor make/model, measurement principle, mounting geometry, error-code table, calibration procedure</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6EDA1A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Resolves D3 (82–84 ceiling) and D4 (negative codes)</w:t>
            </w:r>
          </w:p>
        </w:tc>
      </w:tr>
      <w:tr w:rsidR="00AD2610" w:rsidRPr="00FE1FE5" w14:paraId="65BEFFB4"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487C5B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7B93BA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Circuit definitions for Rio Maior</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832294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Current circuit list with container sequence, periodicity, material type; the 2023 versions if archived</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76701D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Routing baseline; reconstructs Summer-2023 routes</w:t>
            </w:r>
          </w:p>
        </w:tc>
      </w:tr>
      <w:tr w:rsidR="00AD2610" w:rsidRPr="00FE1FE5" w14:paraId="14A5BC2E"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B6491B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C3777A5" w14:textId="77777777" w:rsidR="00AD2610" w:rsidRPr="00FE1FE5" w:rsidRDefault="00F26012">
            <w:pPr>
              <w:rPr>
                <w:rFonts w:asciiTheme="majorBidi" w:hAnsiTheme="majorBidi" w:cstheme="majorBidi"/>
              </w:rPr>
            </w:pPr>
            <w:commentRangeStart w:id="267"/>
            <w:r w:rsidRPr="00FE1FE5">
              <w:rPr>
                <w:rFonts w:asciiTheme="majorBidi" w:hAnsiTheme="majorBidi" w:cstheme="majorBidi"/>
                <w:sz w:val="19"/>
                <w:szCs w:val="19"/>
              </w:rPr>
              <w:t>Trip logs linked to weighbridge</w:t>
            </w:r>
            <w:commentRangeEnd w:id="267"/>
            <w:r w:rsidR="007B1CE6">
              <w:rPr>
                <w:rStyle w:val="CommentReference"/>
                <w:rtl/>
              </w:rPr>
              <w:commentReference w:id="267"/>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6F5BE2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Per idrecolha: date, route code, vehicle, driver-recorded fills, net weight at CTRO báscula</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C8C7D0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Mass-balance calibration of the demand variable</w:t>
            </w:r>
          </w:p>
        </w:tc>
      </w:tr>
      <w:tr w:rsidR="00AD2610" w:rsidRPr="00FE1FE5" w14:paraId="5B51E6E2"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530F87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2B9D410" w14:textId="77777777" w:rsidR="00AD2610" w:rsidRPr="00FE1FE5" w:rsidRDefault="00F26012">
            <w:pPr>
              <w:rPr>
                <w:rFonts w:asciiTheme="majorBidi" w:hAnsiTheme="majorBidi" w:cstheme="majorBidi"/>
              </w:rPr>
            </w:pPr>
            <w:commentRangeStart w:id="268"/>
            <w:r w:rsidRPr="00FE1FE5">
              <w:rPr>
                <w:rFonts w:asciiTheme="majorBidi" w:hAnsiTheme="majorBidi" w:cstheme="majorBidi"/>
                <w:sz w:val="19"/>
                <w:szCs w:val="19"/>
              </w:rPr>
              <w:t>Container asset register</w:t>
            </w:r>
            <w:commentRangeEnd w:id="268"/>
            <w:r w:rsidR="007B1CE6">
              <w:rPr>
                <w:rStyle w:val="CommentReference"/>
                <w:rtl/>
              </w:rPr>
              <w:commentReference w:id="268"/>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E093EEF"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All Rio Maior containers with ID, matrícula, type, volume, install/removal dates, sensor yes/no</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3C0177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Reconciles the 344/464/816 ID mismatch (D6)</w:t>
            </w:r>
          </w:p>
        </w:tc>
      </w:tr>
      <w:tr w:rsidR="00AD2610" w:rsidRPr="00FE1FE5" w14:paraId="4637B4F3"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013491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EE7BAC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Current fleet specification</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AF5C38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Vehicle list with body type, volume, payload, year; assignment to circuits</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15A09D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CVRP capacities; updates the 2013 snapshot</w:t>
            </w:r>
          </w:p>
        </w:tc>
      </w:tr>
      <w:tr w:rsidR="00AD2610" w:rsidRPr="00FE1FE5" w14:paraId="5A391F51"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225AB3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A25334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Fuel consumption records</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02CA7F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L/100 km per vehicle or per circuit, ideally monthly</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C33CC8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Cost model; carbon footprint of current vs optimised routes</w:t>
            </w:r>
          </w:p>
        </w:tc>
      </w:tr>
      <w:tr w:rsidR="00AD2610" w:rsidRPr="00FE1FE5" w14:paraId="3250FAD1"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C7357F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001998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Vehicle maintenance records</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86AEBB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Frequency, downtime, cost per vehicle-year</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8E19D0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Operating-cost model; fleet availability constraint</w:t>
            </w:r>
          </w:p>
        </w:tc>
      </w:tr>
      <w:tr w:rsidR="00AD2610" w:rsidRPr="00FE1FE5" w14:paraId="1DC97C1C"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7B2FA6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83CBFB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Crew and shift structure</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D92E2B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Teams per shift, working-time rules, overtime policy</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70F374D"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Route duration constraints</w:t>
            </w:r>
          </w:p>
        </w:tc>
      </w:tr>
      <w:tr w:rsidR="00AD2610" w:rsidRPr="00FE1FE5" w14:paraId="353B5AB9"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5AB10D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EB1092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Collection costs</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8B9E8B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€/tonne or annual cost breakdown for selective collection (fuel, labour, maintenance, tolls)</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F21F83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Cost–benefit chapter</w:t>
            </w:r>
          </w:p>
        </w:tc>
      </w:tr>
      <w:tr w:rsidR="00AD2610" w:rsidRPr="00FE1FE5" w14:paraId="5BDF2880"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1144CC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2D1C1B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Contamination rates by fraction</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4013A0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Rejected material share at CTRO sorting per circuit or municipality</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E1C39B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Quality dimension of container placement</w:t>
            </w:r>
          </w:p>
        </w:tc>
      </w:tr>
      <w:tr w:rsidR="00AD2610" w:rsidRPr="00FE1FE5" w14:paraId="57F9505F" w14:textId="77777777">
        <w:tc>
          <w:tcPr>
            <w:tcW w:w="5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1B219C7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w:t>
            </w:r>
          </w:p>
        </w:tc>
        <w:tc>
          <w:tcPr>
            <w:tcW w:w="20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737CD653" w14:textId="77777777" w:rsidR="00AD2610" w:rsidRPr="00FE1FE5" w:rsidRDefault="00F26012">
            <w:pPr>
              <w:rPr>
                <w:rFonts w:asciiTheme="majorBidi" w:hAnsiTheme="majorBidi" w:cstheme="majorBidi"/>
              </w:rPr>
            </w:pPr>
            <w:commentRangeStart w:id="269"/>
            <w:r w:rsidRPr="00FE1FE5">
              <w:rPr>
                <w:rFonts w:asciiTheme="majorBidi" w:hAnsiTheme="majorBidi" w:cstheme="majorBidi"/>
                <w:sz w:val="19"/>
                <w:szCs w:val="19"/>
              </w:rPr>
              <w:t>Historical overflow complaints</w:t>
            </w:r>
            <w:commentRangeEnd w:id="269"/>
            <w:r w:rsidR="007B1CE6">
              <w:rPr>
                <w:rStyle w:val="CommentReference"/>
                <w:rtl/>
              </w:rPr>
              <w:commentReference w:id="269"/>
            </w:r>
          </w:p>
        </w:tc>
        <w:tc>
          <w:tcPr>
            <w:tcW w:w="36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17371E7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Date, location, fraction</w:t>
            </w:r>
          </w:p>
        </w:tc>
        <w:tc>
          <w:tcPr>
            <w:tcW w:w="35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3898C63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Validation of the stochastic model's overflow predictions</w:t>
            </w:r>
          </w:p>
        </w:tc>
      </w:tr>
    </w:tbl>
    <w:p w14:paraId="27DB3AD7" w14:textId="77777777" w:rsidR="001A397D" w:rsidRDefault="001A397D">
      <w:pPr>
        <w:pStyle w:val="Heading2"/>
        <w:spacing w:before="280" w:after="140"/>
        <w:rPr>
          <w:ins w:id="270" w:author="esi esi Keyvanloo" w:date="2026-08-12T16:18:00Z" w16du:dateUtc="2026-08-12T15:18:00Z"/>
          <w:rFonts w:asciiTheme="majorBidi" w:eastAsia="Calibri Light" w:hAnsiTheme="majorBidi" w:cstheme="majorBidi"/>
          <w:b/>
          <w:bCs/>
          <w:rtl/>
          <w:lang w:val="pt-BR"/>
        </w:rPr>
      </w:pPr>
      <w:bookmarkStart w:id="271" w:name="_Toc237211485"/>
    </w:p>
    <w:p w14:paraId="27013A29" w14:textId="77777777" w:rsidR="001A397D" w:rsidRDefault="001A397D">
      <w:pPr>
        <w:pStyle w:val="Heading2"/>
        <w:spacing w:before="280" w:after="140"/>
        <w:rPr>
          <w:ins w:id="272" w:author="esi esi Keyvanloo" w:date="2026-08-12T16:18:00Z" w16du:dateUtc="2026-08-12T15:18:00Z"/>
          <w:rFonts w:asciiTheme="majorBidi" w:eastAsia="Calibri Light" w:hAnsiTheme="majorBidi" w:cstheme="majorBidi"/>
          <w:b/>
          <w:bCs/>
          <w:rtl/>
          <w:lang w:val="pt-BR"/>
        </w:rPr>
      </w:pPr>
    </w:p>
    <w:p w14:paraId="01D06BE6" w14:textId="77777777" w:rsidR="001A397D" w:rsidRDefault="001A397D">
      <w:pPr>
        <w:pStyle w:val="Heading2"/>
        <w:spacing w:before="280" w:after="140"/>
        <w:rPr>
          <w:ins w:id="273" w:author="esi esi Keyvanloo" w:date="2026-08-12T16:18:00Z" w16du:dateUtc="2026-08-12T15:18:00Z"/>
          <w:rFonts w:asciiTheme="majorBidi" w:eastAsia="Calibri Light" w:hAnsiTheme="majorBidi" w:cstheme="majorBidi"/>
          <w:b/>
          <w:bCs/>
          <w:rtl/>
          <w:lang w:val="pt-BR"/>
        </w:rPr>
      </w:pPr>
    </w:p>
    <w:p w14:paraId="128D3A49" w14:textId="02AB545F" w:rsidR="00AD2610" w:rsidRPr="00FE1FE5" w:rsidRDefault="00F26012">
      <w:pPr>
        <w:pStyle w:val="Heading2"/>
        <w:spacing w:before="280" w:after="140"/>
        <w:rPr>
          <w:rFonts w:asciiTheme="majorBidi" w:hAnsiTheme="majorBidi" w:cstheme="majorBidi"/>
          <w:lang w:val="pt-BR"/>
        </w:rPr>
      </w:pPr>
      <w:r w:rsidRPr="00FE1FE5">
        <w:rPr>
          <w:rFonts w:asciiTheme="majorBidi" w:eastAsia="Calibri Light" w:hAnsiTheme="majorBidi" w:cstheme="majorBidi"/>
          <w:b/>
          <w:bCs/>
          <w:lang w:val="pt-BR"/>
        </w:rPr>
        <w:lastRenderedPageBreak/>
        <w:t>C.2  Câmara Municipal de Rio Maior — Divisão de Ambiente / Serviços Urbanos</w:t>
      </w:r>
      <w:bookmarkEnd w:id="271"/>
    </w:p>
    <w:p w14:paraId="4F01B9F7" w14:textId="77777777" w:rsidR="00AD2610" w:rsidRPr="00FE1FE5" w:rsidRDefault="00F26012">
      <w:pPr>
        <w:keepNext/>
        <w:spacing w:before="200" w:after="80"/>
        <w:rPr>
          <w:rFonts w:asciiTheme="majorBidi" w:hAnsiTheme="majorBidi" w:cstheme="majorBidi"/>
        </w:rPr>
      </w:pPr>
      <w:r w:rsidRPr="00FE1FE5">
        <w:rPr>
          <w:rFonts w:asciiTheme="majorBidi" w:hAnsiTheme="majorBidi" w:cstheme="majorBidi"/>
          <w:b/>
          <w:bCs/>
          <w:color w:val="6B7280"/>
          <w:sz w:val="19"/>
          <w:szCs w:val="19"/>
        </w:rPr>
        <w:t xml:space="preserve">Table 7 — </w:t>
      </w:r>
      <w:r w:rsidRPr="00FE1FE5">
        <w:rPr>
          <w:rFonts w:asciiTheme="majorBidi" w:hAnsiTheme="majorBidi" w:cstheme="majorBidi"/>
          <w:color w:val="6B7280"/>
          <w:sz w:val="19"/>
          <w:szCs w:val="19"/>
        </w:rPr>
        <w:t xml:space="preserve">Data to </w:t>
      </w:r>
      <w:commentRangeStart w:id="274"/>
      <w:r w:rsidRPr="00FE1FE5">
        <w:rPr>
          <w:rFonts w:asciiTheme="majorBidi" w:hAnsiTheme="majorBidi" w:cstheme="majorBidi"/>
          <w:color w:val="6B7280"/>
          <w:sz w:val="19"/>
          <w:szCs w:val="19"/>
        </w:rPr>
        <w:t xml:space="preserve">request </w:t>
      </w:r>
      <w:commentRangeEnd w:id="274"/>
      <w:r w:rsidR="001A397D">
        <w:rPr>
          <w:rStyle w:val="CommentReference"/>
          <w:rtl/>
        </w:rPr>
        <w:commentReference w:id="274"/>
      </w:r>
      <w:r w:rsidRPr="00FE1FE5">
        <w:rPr>
          <w:rFonts w:asciiTheme="majorBidi" w:hAnsiTheme="majorBidi" w:cstheme="majorBidi"/>
          <w:color w:val="6B7280"/>
          <w:sz w:val="19"/>
          <w:szCs w:val="19"/>
        </w:rPr>
        <w:t>from the municipality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600"/>
        <w:gridCol w:w="3500"/>
      </w:tblGrid>
      <w:tr w:rsidR="00AD2610" w:rsidRPr="00FE1FE5" w14:paraId="3316901F" w14:textId="77777777">
        <w:trPr>
          <w:tblHeader/>
        </w:trPr>
        <w:tc>
          <w:tcPr>
            <w:tcW w:w="5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10482275" w14:textId="77777777" w:rsidR="00AD2610" w:rsidRPr="00FE1FE5" w:rsidRDefault="00F26012">
            <w:pPr>
              <w:rPr>
                <w:rFonts w:asciiTheme="majorBidi" w:hAnsiTheme="majorBidi" w:cstheme="majorBidi"/>
              </w:rPr>
            </w:pPr>
            <w:commentRangeStart w:id="275"/>
            <w:r w:rsidRPr="00FE1FE5">
              <w:rPr>
                <w:rFonts w:asciiTheme="majorBidi" w:hAnsiTheme="majorBidi" w:cstheme="majorBidi"/>
                <w:b/>
                <w:bCs/>
                <w:sz w:val="19"/>
                <w:szCs w:val="19"/>
              </w:rPr>
              <w:t>Pri</w:t>
            </w:r>
            <w:commentRangeEnd w:id="275"/>
            <w:r w:rsidR="001A397D">
              <w:rPr>
                <w:rStyle w:val="CommentReference"/>
                <w:rtl/>
              </w:rPr>
              <w:commentReference w:id="275"/>
            </w:r>
          </w:p>
        </w:tc>
        <w:tc>
          <w:tcPr>
            <w:tcW w:w="20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3A5EA14B"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Item</w:t>
            </w:r>
          </w:p>
        </w:tc>
        <w:tc>
          <w:tcPr>
            <w:tcW w:w="36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B5E9C53"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Detail to specify</w:t>
            </w:r>
          </w:p>
        </w:tc>
        <w:tc>
          <w:tcPr>
            <w:tcW w:w="35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7A01370"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Thesis use</w:t>
            </w:r>
          </w:p>
        </w:tc>
      </w:tr>
      <w:tr w:rsidR="00AD2610" w:rsidRPr="00FE1FE5" w14:paraId="5A216AC0"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3A3C65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CFC9940" w14:textId="77777777" w:rsidR="00AD2610" w:rsidRPr="00FE1FE5" w:rsidRDefault="00F26012">
            <w:pPr>
              <w:rPr>
                <w:rFonts w:asciiTheme="majorBidi" w:hAnsiTheme="majorBidi" w:cstheme="majorBidi"/>
              </w:rPr>
            </w:pPr>
            <w:commentRangeStart w:id="276"/>
            <w:r w:rsidRPr="00FE1FE5">
              <w:rPr>
                <w:rFonts w:asciiTheme="majorBidi" w:hAnsiTheme="majorBidi" w:cstheme="majorBidi"/>
                <w:sz w:val="19"/>
                <w:szCs w:val="19"/>
              </w:rPr>
              <w:t>Municipal container registry</w:t>
            </w:r>
            <w:commentRangeEnd w:id="276"/>
            <w:r w:rsidR="001A397D">
              <w:rPr>
                <w:rStyle w:val="CommentReference"/>
                <w:rtl/>
              </w:rPr>
              <w:commentReference w:id="276"/>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18FF51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All ecoponto sites with coordinates, installation year, ownership (municipal vs Valorsul)</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AB9EF6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Candidate-site set; cross-check of the 464 GIS bins</w:t>
            </w:r>
          </w:p>
        </w:tc>
      </w:tr>
      <w:tr w:rsidR="00AD2610" w:rsidRPr="00FE1FE5" w14:paraId="583B70BF"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F09340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F1D8FB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PAPERSU / municipal waste plan</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C1F288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Current plan with targets, planned container investments, service standards</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262ED6D"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Constraints and policy targets for the optimisation</w:t>
            </w:r>
          </w:p>
        </w:tc>
      </w:tr>
      <w:tr w:rsidR="00AD2610" w:rsidRPr="00FE1FE5" w14:paraId="6F19B7B9"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B613CD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C6885D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Urban waste collection schedules</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0E41CC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Undifferentiated + selective calendars by parish/zone, if the municipality holds them</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A306ED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Context for citizen deposit behaviour; scheduling layer</w:t>
            </w:r>
          </w:p>
        </w:tc>
      </w:tr>
      <w:tr w:rsidR="00AD2610" w:rsidRPr="00FE1FE5" w14:paraId="6AFB2A8D"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8AA3130"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42DD761" w14:textId="77777777" w:rsidR="00AD2610" w:rsidRPr="00FE1FE5" w:rsidRDefault="00F26012">
            <w:pPr>
              <w:rPr>
                <w:rFonts w:asciiTheme="majorBidi" w:hAnsiTheme="majorBidi" w:cstheme="majorBidi"/>
              </w:rPr>
            </w:pPr>
            <w:commentRangeStart w:id="277"/>
            <w:r w:rsidRPr="00FE1FE5">
              <w:rPr>
                <w:rFonts w:asciiTheme="majorBidi" w:hAnsiTheme="majorBidi" w:cstheme="majorBidi"/>
                <w:sz w:val="19"/>
                <w:szCs w:val="19"/>
              </w:rPr>
              <w:t>Road restrictions for heavy vehicles</w:t>
            </w:r>
            <w:commentRangeEnd w:id="277"/>
            <w:r w:rsidR="001A397D">
              <w:rPr>
                <w:rStyle w:val="CommentReference"/>
                <w:rtl/>
              </w:rPr>
              <w:commentReference w:id="277"/>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DAC6F0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Weight/height limits, one-ways, pedestrian zones in the urban core</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B2BD0E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Network model for routing</w:t>
            </w:r>
          </w:p>
        </w:tc>
      </w:tr>
      <w:tr w:rsidR="00AD2610" w:rsidRPr="00FE1FE5" w14:paraId="25FC3BB5"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09C593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9182FEF" w14:textId="77777777" w:rsidR="00AD2610" w:rsidRPr="00FE1FE5" w:rsidRDefault="00F26012">
            <w:pPr>
              <w:rPr>
                <w:rFonts w:asciiTheme="majorBidi" w:hAnsiTheme="majorBidi" w:cstheme="majorBidi"/>
              </w:rPr>
            </w:pPr>
            <w:commentRangeStart w:id="278"/>
            <w:r w:rsidRPr="00FE1FE5">
              <w:rPr>
                <w:rFonts w:asciiTheme="majorBidi" w:hAnsiTheme="majorBidi" w:cstheme="majorBidi"/>
                <w:sz w:val="19"/>
                <w:szCs w:val="19"/>
              </w:rPr>
              <w:t>Urban development plans (PDM extracts)</w:t>
            </w:r>
            <w:commentRangeEnd w:id="278"/>
            <w:r w:rsidR="001A397D">
              <w:rPr>
                <w:rStyle w:val="CommentReference"/>
                <w:rtl/>
              </w:rPr>
              <w:commentReference w:id="278"/>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FF3B53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Approved allotments, expected population growth areas</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37B230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Future-demand scenarios for the stochastic model</w:t>
            </w:r>
          </w:p>
        </w:tc>
      </w:tr>
      <w:tr w:rsidR="00AD2610" w:rsidRPr="00FE1FE5" w14:paraId="3D8DBDE9"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88B5902"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4E27BCA" w14:textId="77777777" w:rsidR="00AD2610" w:rsidRPr="00FE1FE5" w:rsidRDefault="00F26012">
            <w:pPr>
              <w:rPr>
                <w:rFonts w:asciiTheme="majorBidi" w:hAnsiTheme="majorBidi" w:cstheme="majorBidi"/>
              </w:rPr>
            </w:pPr>
            <w:commentRangeStart w:id="279"/>
            <w:r w:rsidRPr="00FE1FE5">
              <w:rPr>
                <w:rFonts w:asciiTheme="majorBidi" w:hAnsiTheme="majorBidi" w:cstheme="majorBidi"/>
                <w:sz w:val="19"/>
                <w:szCs w:val="19"/>
              </w:rPr>
              <w:t>Street cleaning and complaint records</w:t>
            </w:r>
            <w:commentRangeEnd w:id="279"/>
            <w:r w:rsidR="001A397D">
              <w:rPr>
                <w:rStyle w:val="CommentReference"/>
                <w:rtl/>
              </w:rPr>
              <w:commentReference w:id="279"/>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FB3DAF6"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Overflow or littering complaints near ecopontos</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1E3DC7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Placement quality evidence</w:t>
            </w:r>
          </w:p>
        </w:tc>
      </w:tr>
      <w:tr w:rsidR="00AD2610" w:rsidRPr="00FE1FE5" w14:paraId="54C3BC76" w14:textId="77777777">
        <w:tc>
          <w:tcPr>
            <w:tcW w:w="5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01BB771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w:t>
            </w:r>
          </w:p>
        </w:tc>
        <w:tc>
          <w:tcPr>
            <w:tcW w:w="20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0FD3EF2B" w14:textId="77777777" w:rsidR="00AD2610" w:rsidRPr="00FE1FE5" w:rsidRDefault="00F26012">
            <w:pPr>
              <w:rPr>
                <w:rFonts w:asciiTheme="majorBidi" w:hAnsiTheme="majorBidi" w:cstheme="majorBidi"/>
              </w:rPr>
            </w:pPr>
            <w:commentRangeStart w:id="280"/>
            <w:r w:rsidRPr="00FE1FE5">
              <w:rPr>
                <w:rFonts w:asciiTheme="majorBidi" w:hAnsiTheme="majorBidi" w:cstheme="majorBidi"/>
                <w:sz w:val="19"/>
                <w:szCs w:val="19"/>
              </w:rPr>
              <w:t>Tourism and events calendar</w:t>
            </w:r>
            <w:commentRangeEnd w:id="280"/>
            <w:r w:rsidR="001A397D">
              <w:rPr>
                <w:rStyle w:val="CommentReference"/>
                <w:rtl/>
              </w:rPr>
              <w:commentReference w:id="280"/>
            </w:r>
          </w:p>
        </w:tc>
        <w:tc>
          <w:tcPr>
            <w:tcW w:w="36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508B013D"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Fairs, festivals, sports events with expected attendance</w:t>
            </w:r>
          </w:p>
        </w:tc>
        <w:tc>
          <w:tcPr>
            <w:tcW w:w="35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7FBB6FF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Temporal covariates for demand regression</w:t>
            </w:r>
          </w:p>
        </w:tc>
      </w:tr>
    </w:tbl>
    <w:p w14:paraId="7421D168" w14:textId="77777777" w:rsidR="00AD2610" w:rsidRPr="00FE1FE5" w:rsidRDefault="00F26012">
      <w:pPr>
        <w:pStyle w:val="Heading2"/>
        <w:spacing w:before="280" w:after="140"/>
        <w:rPr>
          <w:rFonts w:asciiTheme="majorBidi" w:hAnsiTheme="majorBidi" w:cstheme="majorBidi"/>
        </w:rPr>
      </w:pPr>
      <w:bookmarkStart w:id="281" w:name="_Toc237211486"/>
      <w:r w:rsidRPr="00FE1FE5">
        <w:rPr>
          <w:rFonts w:asciiTheme="majorBidi" w:eastAsia="Calibri Light" w:hAnsiTheme="majorBidi" w:cstheme="majorBidi"/>
          <w:b/>
          <w:bCs/>
        </w:rPr>
        <w:t xml:space="preserve">C.3 </w:t>
      </w:r>
      <w:commentRangeStart w:id="282"/>
      <w:r w:rsidRPr="00FE1FE5">
        <w:rPr>
          <w:rFonts w:asciiTheme="majorBidi" w:eastAsia="Calibri Light" w:hAnsiTheme="majorBidi" w:cstheme="majorBidi"/>
          <w:b/>
          <w:bCs/>
        </w:rPr>
        <w:t xml:space="preserve"> Sensor supplier (via Valorsul; identity in procurement records)</w:t>
      </w:r>
      <w:bookmarkEnd w:id="281"/>
      <w:commentRangeEnd w:id="282"/>
      <w:r w:rsidR="001A397D">
        <w:rPr>
          <w:rStyle w:val="CommentReference"/>
          <w:color w:val="1F2937"/>
          <w:rtl/>
        </w:rPr>
        <w:commentReference w:id="282"/>
      </w:r>
    </w:p>
    <w:p w14:paraId="506B7B1E" w14:textId="77777777" w:rsidR="00AD2610" w:rsidRPr="00FE1FE5" w:rsidRDefault="00F26012">
      <w:pPr>
        <w:keepNext/>
        <w:spacing w:before="200" w:after="80"/>
        <w:rPr>
          <w:rFonts w:asciiTheme="majorBidi" w:hAnsiTheme="majorBidi" w:cstheme="majorBidi"/>
        </w:rPr>
      </w:pPr>
      <w:r w:rsidRPr="00FE1FE5">
        <w:rPr>
          <w:rFonts w:asciiTheme="majorBidi" w:hAnsiTheme="majorBidi" w:cstheme="majorBidi"/>
          <w:b/>
          <w:bCs/>
          <w:color w:val="6B7280"/>
          <w:sz w:val="19"/>
          <w:szCs w:val="19"/>
        </w:rPr>
        <w:t xml:space="preserve">Table 8 — </w:t>
      </w:r>
      <w:r w:rsidRPr="00FE1FE5">
        <w:rPr>
          <w:rFonts w:asciiTheme="majorBidi" w:hAnsiTheme="majorBidi" w:cstheme="majorBidi"/>
          <w:color w:val="6B7280"/>
          <w:sz w:val="19"/>
          <w:szCs w:val="19"/>
        </w:rPr>
        <w:t>Data to request from the sensor supplier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600"/>
        <w:gridCol w:w="3500"/>
      </w:tblGrid>
      <w:tr w:rsidR="00AD2610" w:rsidRPr="00FE1FE5" w14:paraId="23AD85DE" w14:textId="77777777">
        <w:trPr>
          <w:tblHeader/>
        </w:trPr>
        <w:tc>
          <w:tcPr>
            <w:tcW w:w="5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465EFCF3"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Pri</w:t>
            </w:r>
          </w:p>
        </w:tc>
        <w:tc>
          <w:tcPr>
            <w:tcW w:w="20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451AC1F4"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Item</w:t>
            </w:r>
          </w:p>
        </w:tc>
        <w:tc>
          <w:tcPr>
            <w:tcW w:w="36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2E8F9904"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Detail to specify</w:t>
            </w:r>
          </w:p>
        </w:tc>
        <w:tc>
          <w:tcPr>
            <w:tcW w:w="35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55EDED18"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Thesis use</w:t>
            </w:r>
          </w:p>
        </w:tc>
      </w:tr>
      <w:tr w:rsidR="00AD2610" w:rsidRPr="00FE1FE5" w14:paraId="03594F82"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2F5487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6E94376" w14:textId="77777777" w:rsidR="00AD2610" w:rsidRPr="00FE1FE5" w:rsidRDefault="00F26012">
            <w:pPr>
              <w:rPr>
                <w:rFonts w:asciiTheme="majorBidi" w:hAnsiTheme="majorBidi" w:cstheme="majorBidi"/>
              </w:rPr>
            </w:pPr>
            <w:commentRangeStart w:id="283"/>
            <w:r w:rsidRPr="00FE1FE5">
              <w:rPr>
                <w:rFonts w:asciiTheme="majorBidi" w:hAnsiTheme="majorBidi" w:cstheme="majorBidi"/>
                <w:sz w:val="19"/>
                <w:szCs w:val="19"/>
              </w:rPr>
              <w:t>Technical datasheet</w:t>
            </w:r>
            <w:commentRangeEnd w:id="283"/>
            <w:r w:rsidR="001A397D">
              <w:rPr>
                <w:rStyle w:val="CommentReference"/>
                <w:rtl/>
              </w:rPr>
              <w:commentReference w:id="283"/>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5DCDDDF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Measurement range, resolution, blind zone (dead band) near the sensor face</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DC9D767" w14:textId="77777777" w:rsidR="00AD2610" w:rsidRPr="00FE1FE5" w:rsidRDefault="00F26012">
            <w:pPr>
              <w:rPr>
                <w:rFonts w:asciiTheme="majorBidi" w:hAnsiTheme="majorBidi" w:cstheme="majorBidi"/>
              </w:rPr>
            </w:pPr>
            <w:commentRangeStart w:id="284"/>
            <w:r w:rsidRPr="00FE1FE5">
              <w:rPr>
                <w:rFonts w:asciiTheme="majorBidi" w:hAnsiTheme="majorBidi" w:cstheme="majorBidi"/>
                <w:sz w:val="19"/>
                <w:szCs w:val="19"/>
              </w:rPr>
              <w:t>The 82–84 ceiling is very likely the ultrasonic blind zone; this is the document that proves it</w:t>
            </w:r>
            <w:commentRangeEnd w:id="284"/>
            <w:r w:rsidR="001A397D">
              <w:rPr>
                <w:rStyle w:val="CommentReference"/>
                <w:rtl/>
              </w:rPr>
              <w:commentReference w:id="284"/>
            </w:r>
          </w:p>
        </w:tc>
      </w:tr>
      <w:tr w:rsidR="00AD2610" w:rsidRPr="00FE1FE5" w14:paraId="2CF3D906"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44BCD7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B166AF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Error-code dictionary</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612F8B9" w14:textId="77777777" w:rsidR="00AD2610" w:rsidRPr="00FE1FE5" w:rsidRDefault="00F26012">
            <w:pPr>
              <w:rPr>
                <w:rFonts w:asciiTheme="majorBidi" w:hAnsiTheme="majorBidi" w:cstheme="majorBidi"/>
              </w:rPr>
            </w:pPr>
            <w:commentRangeStart w:id="285"/>
            <w:r w:rsidRPr="00FE1FE5">
              <w:rPr>
                <w:rFonts w:asciiTheme="majorBidi" w:hAnsiTheme="majorBidi" w:cstheme="majorBidi"/>
                <w:sz w:val="19"/>
                <w:szCs w:val="19"/>
              </w:rPr>
              <w:t>Meaning of −1…−9 and −89…−116 style readings</w:t>
            </w:r>
            <w:commentRangeEnd w:id="285"/>
            <w:r w:rsidR="001A397D">
              <w:rPr>
                <w:rStyle w:val="CommentReference"/>
                <w:rtl/>
              </w:rPr>
              <w:commentReference w:id="285"/>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0DCAD5F"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Turns D4 from deletion into documented filtering</w:t>
            </w:r>
          </w:p>
        </w:tc>
      </w:tr>
      <w:tr w:rsidR="00AD2610" w:rsidRPr="00FE1FE5" w14:paraId="1B5AD872" w14:textId="77777777">
        <w:tc>
          <w:tcPr>
            <w:tcW w:w="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1D987E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w:t>
            </w:r>
          </w:p>
        </w:tc>
        <w:tc>
          <w:tcPr>
            <w:tcW w:w="20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13FB49F" w14:textId="77777777" w:rsidR="00AD2610" w:rsidRPr="00FE1FE5" w:rsidRDefault="00F26012">
            <w:pPr>
              <w:rPr>
                <w:rFonts w:asciiTheme="majorBidi" w:hAnsiTheme="majorBidi" w:cstheme="majorBidi"/>
              </w:rPr>
            </w:pPr>
            <w:commentRangeStart w:id="286"/>
            <w:r w:rsidRPr="00FE1FE5">
              <w:rPr>
                <w:rFonts w:asciiTheme="majorBidi" w:hAnsiTheme="majorBidi" w:cstheme="majorBidi"/>
                <w:sz w:val="19"/>
                <w:szCs w:val="19"/>
              </w:rPr>
              <w:t>Calibration and drift policy</w:t>
            </w:r>
            <w:commentRangeEnd w:id="286"/>
            <w:r w:rsidR="001A397D">
              <w:rPr>
                <w:rStyle w:val="CommentReference"/>
                <w:rtl/>
              </w:rPr>
              <w:commentReference w:id="286"/>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401181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Factory calibration, temperature compensation, expected drift</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905B76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Measurement-error term for the demand model</w:t>
            </w:r>
          </w:p>
        </w:tc>
      </w:tr>
      <w:tr w:rsidR="00AD2610" w:rsidRPr="00FE1FE5" w14:paraId="32DA773F" w14:textId="77777777">
        <w:tc>
          <w:tcPr>
            <w:tcW w:w="5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072E4CF5"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w:t>
            </w:r>
          </w:p>
        </w:tc>
        <w:tc>
          <w:tcPr>
            <w:tcW w:w="20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164B07AE" w14:textId="77777777" w:rsidR="00AD2610" w:rsidRPr="00FE1FE5" w:rsidRDefault="00F26012">
            <w:pPr>
              <w:rPr>
                <w:rFonts w:asciiTheme="majorBidi" w:hAnsiTheme="majorBidi" w:cstheme="majorBidi"/>
              </w:rPr>
            </w:pPr>
            <w:commentRangeStart w:id="287"/>
            <w:r w:rsidRPr="00FE1FE5">
              <w:rPr>
                <w:rFonts w:asciiTheme="majorBidi" w:hAnsiTheme="majorBidi" w:cstheme="majorBidi"/>
                <w:sz w:val="19"/>
                <w:szCs w:val="19"/>
              </w:rPr>
              <w:t>Battery and transmission logs</w:t>
            </w:r>
            <w:commentRangeEnd w:id="287"/>
            <w:r w:rsidR="001A397D">
              <w:rPr>
                <w:rStyle w:val="CommentReference"/>
                <w:rtl/>
              </w:rPr>
              <w:commentReference w:id="287"/>
            </w:r>
          </w:p>
        </w:tc>
        <w:tc>
          <w:tcPr>
            <w:tcW w:w="36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57726C4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Reporting frequency vs battery state</w:t>
            </w:r>
          </w:p>
        </w:tc>
        <w:tc>
          <w:tcPr>
            <w:tcW w:w="35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5BB110B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Explains gaps in the reading series</w:t>
            </w:r>
          </w:p>
        </w:tc>
      </w:tr>
    </w:tbl>
    <w:p w14:paraId="021D8C06" w14:textId="77777777" w:rsidR="00AD2610" w:rsidRPr="00FE1FE5" w:rsidRDefault="00F26012">
      <w:pPr>
        <w:pStyle w:val="Heading2"/>
        <w:spacing w:before="280" w:after="140"/>
        <w:rPr>
          <w:rFonts w:asciiTheme="majorBidi" w:hAnsiTheme="majorBidi" w:cstheme="majorBidi"/>
        </w:rPr>
      </w:pPr>
      <w:bookmarkStart w:id="288" w:name="_Toc237211487"/>
      <w:r w:rsidRPr="00FE1FE5">
        <w:rPr>
          <w:rFonts w:asciiTheme="majorBidi" w:eastAsia="Calibri Light" w:hAnsiTheme="majorBidi" w:cstheme="majorBidi"/>
          <w:b/>
          <w:bCs/>
        </w:rPr>
        <w:t>C.4  National authorities and public repositories (no request letter needed)</w:t>
      </w:r>
      <w:bookmarkEnd w:id="288"/>
    </w:p>
    <w:p w14:paraId="42917761" w14:textId="77777777" w:rsidR="00AD2610" w:rsidRPr="00FE1FE5" w:rsidRDefault="00F26012">
      <w:pPr>
        <w:keepNext/>
        <w:spacing w:before="200" w:after="80"/>
        <w:rPr>
          <w:rFonts w:asciiTheme="majorBidi" w:hAnsiTheme="majorBidi" w:cstheme="majorBidi"/>
        </w:rPr>
      </w:pPr>
      <w:r w:rsidRPr="00FE1FE5">
        <w:rPr>
          <w:rFonts w:asciiTheme="majorBidi" w:hAnsiTheme="majorBidi" w:cstheme="majorBidi"/>
          <w:b/>
          <w:bCs/>
          <w:color w:val="6B7280"/>
          <w:sz w:val="19"/>
          <w:szCs w:val="19"/>
        </w:rPr>
        <w:t xml:space="preserve">Table 9 — </w:t>
      </w:r>
      <w:commentRangeStart w:id="289"/>
      <w:r w:rsidRPr="00FE1FE5">
        <w:rPr>
          <w:rFonts w:asciiTheme="majorBidi" w:hAnsiTheme="majorBidi" w:cstheme="majorBidi"/>
          <w:color w:val="6B7280"/>
          <w:sz w:val="19"/>
          <w:szCs w:val="19"/>
        </w:rPr>
        <w:t xml:space="preserve">Public </w:t>
      </w:r>
      <w:commentRangeEnd w:id="289"/>
      <w:r w:rsidR="00715DE0">
        <w:rPr>
          <w:rStyle w:val="CommentReference"/>
          <w:rtl/>
        </w:rPr>
        <w:commentReference w:id="289"/>
      </w:r>
      <w:r w:rsidRPr="00FE1FE5">
        <w:rPr>
          <w:rFonts w:asciiTheme="majorBidi" w:hAnsiTheme="majorBidi" w:cstheme="majorBidi"/>
          <w:color w:val="6B7280"/>
          <w:sz w:val="19"/>
          <w:szCs w:val="19"/>
        </w:rPr>
        <w:t>sources to harvest directly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500"/>
      </w:tblGrid>
      <w:tr w:rsidR="00AD2610" w:rsidRPr="00FE1FE5" w14:paraId="1F504AED" w14:textId="77777777">
        <w:trPr>
          <w:tblHeader/>
        </w:trPr>
        <w:tc>
          <w:tcPr>
            <w:tcW w:w="25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619D9CBB"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Source</w:t>
            </w:r>
          </w:p>
        </w:tc>
        <w:tc>
          <w:tcPr>
            <w:tcW w:w="36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76929044"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What to take</w:t>
            </w:r>
          </w:p>
        </w:tc>
        <w:tc>
          <w:tcPr>
            <w:tcW w:w="3500" w:type="dxa"/>
            <w:tcBorders>
              <w:top w:val="single" w:sz="10" w:space="0" w:color="1F4E79"/>
              <w:left w:val="none" w:sz="0" w:space="0" w:color="FFFFFF"/>
              <w:bottom w:val="single" w:sz="6" w:space="0" w:color="9CB3D4"/>
              <w:right w:val="none" w:sz="0" w:space="0" w:color="FFFFFF"/>
            </w:tcBorders>
            <w:shd w:val="clear" w:color="auto" w:fill="D9E2F3"/>
            <w:tcMar>
              <w:top w:w="60" w:type="dxa"/>
              <w:left w:w="80" w:type="dxa"/>
              <w:bottom w:w="60" w:type="dxa"/>
              <w:right w:w="80" w:type="dxa"/>
            </w:tcMar>
            <w:vAlign w:val="center"/>
          </w:tcPr>
          <w:p w14:paraId="6FB574D7" w14:textId="77777777" w:rsidR="00AD2610" w:rsidRPr="00FE1FE5" w:rsidRDefault="00F26012">
            <w:pPr>
              <w:rPr>
                <w:rFonts w:asciiTheme="majorBidi" w:hAnsiTheme="majorBidi" w:cstheme="majorBidi"/>
              </w:rPr>
            </w:pPr>
            <w:r w:rsidRPr="00FE1FE5">
              <w:rPr>
                <w:rFonts w:asciiTheme="majorBidi" w:hAnsiTheme="majorBidi" w:cstheme="majorBidi"/>
                <w:b/>
                <w:bCs/>
                <w:sz w:val="19"/>
                <w:szCs w:val="19"/>
              </w:rPr>
              <w:t>Thesis use</w:t>
            </w:r>
          </w:p>
        </w:tc>
      </w:tr>
      <w:tr w:rsidR="00AD2610" w:rsidRPr="00FE1FE5" w14:paraId="20FC96CB" w14:textId="77777777">
        <w:tc>
          <w:tcPr>
            <w:tcW w:w="2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6573273"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ERSAR — annual RASARP indicators</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3A37432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Quality-of-service indicators for waste systems, per operator and municipality</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5177BFD"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Benchmarking; service-standard justification</w:t>
            </w:r>
          </w:p>
        </w:tc>
      </w:tr>
      <w:tr w:rsidR="00AD2610" w:rsidRPr="00FE1FE5" w14:paraId="4CCDE5EF" w14:textId="77777777">
        <w:tc>
          <w:tcPr>
            <w:tcW w:w="2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531A33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APA — RARU annual reports</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C4F5B0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Municipal waste production and recycling rates, Oeste region time series</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B642AE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Demand trends; PERSU 2030 targets as constraints</w:t>
            </w:r>
          </w:p>
        </w:tc>
      </w:tr>
      <w:tr w:rsidR="00AD2610" w:rsidRPr="00FE1FE5" w14:paraId="18ECB3EF" w14:textId="77777777">
        <w:tc>
          <w:tcPr>
            <w:tcW w:w="2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1FAE6C1" w14:textId="77777777" w:rsidR="00AD2610" w:rsidRPr="00FE1FE5" w:rsidRDefault="00F26012">
            <w:pPr>
              <w:rPr>
                <w:rFonts w:asciiTheme="majorBidi" w:hAnsiTheme="majorBidi" w:cstheme="majorBidi"/>
              </w:rPr>
            </w:pPr>
            <w:commentRangeStart w:id="290"/>
            <w:r w:rsidRPr="00FE1FE5">
              <w:rPr>
                <w:rFonts w:asciiTheme="majorBidi" w:hAnsiTheme="majorBidi" w:cstheme="majorBidi"/>
                <w:sz w:val="19"/>
                <w:szCs w:val="19"/>
              </w:rPr>
              <w:t>INE — BGRI 2021 official download</w:t>
            </w:r>
            <w:commentRangeEnd w:id="290"/>
            <w:r w:rsidR="00715DE0">
              <w:rPr>
                <w:rStyle w:val="CommentReference"/>
                <w:rtl/>
              </w:rPr>
              <w:commentReference w:id="290"/>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173474A"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Authoritative census subsection polygons and population counts</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E82BF2C"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Fixes D7; demand weights</w:t>
            </w:r>
          </w:p>
        </w:tc>
      </w:tr>
      <w:tr w:rsidR="00AD2610" w:rsidRPr="00FE1FE5" w14:paraId="315DA0F9" w14:textId="77777777">
        <w:tc>
          <w:tcPr>
            <w:tcW w:w="2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4BBF8D19"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INE — municipal statistics</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E94D78B"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Population projections, tourism overnight stays for Rio Maior</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F1DB2B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Long-run demand scenarios</w:t>
            </w:r>
          </w:p>
        </w:tc>
      </w:tr>
      <w:tr w:rsidR="00AD2610" w:rsidRPr="00FE1FE5" w14:paraId="31A1539F" w14:textId="77777777">
        <w:tc>
          <w:tcPr>
            <w:tcW w:w="2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FF5346A" w14:textId="77777777" w:rsidR="00AD2610" w:rsidRPr="00FE1FE5" w:rsidRDefault="00F26012">
            <w:pPr>
              <w:rPr>
                <w:rFonts w:asciiTheme="majorBidi" w:hAnsiTheme="majorBidi" w:cstheme="majorBidi"/>
              </w:rPr>
            </w:pPr>
            <w:commentRangeStart w:id="291"/>
            <w:r w:rsidRPr="00FE1FE5">
              <w:rPr>
                <w:rFonts w:asciiTheme="majorBidi" w:hAnsiTheme="majorBidi" w:cstheme="majorBidi"/>
                <w:sz w:val="19"/>
                <w:szCs w:val="19"/>
              </w:rPr>
              <w:t>IPMA — climate normals and daily series</w:t>
            </w:r>
            <w:commentRangeEnd w:id="291"/>
            <w:r w:rsidR="00715DE0">
              <w:rPr>
                <w:rStyle w:val="CommentReference"/>
                <w:rtl/>
              </w:rPr>
              <w:commentReference w:id="291"/>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2CE8BD0C" w14:textId="77777777" w:rsidR="00AD2610" w:rsidRPr="00FE1FE5" w:rsidRDefault="00F26012">
            <w:pPr>
              <w:rPr>
                <w:rFonts w:asciiTheme="majorBidi" w:hAnsiTheme="majorBidi" w:cstheme="majorBidi"/>
                <w:lang w:val="pt-BR"/>
              </w:rPr>
            </w:pPr>
            <w:r w:rsidRPr="00FE1FE5">
              <w:rPr>
                <w:rFonts w:asciiTheme="majorBidi" w:hAnsiTheme="majorBidi" w:cstheme="majorBidi"/>
                <w:sz w:val="19"/>
                <w:szCs w:val="19"/>
                <w:lang w:val="pt-BR"/>
              </w:rPr>
              <w:t>Temperature, precipitation for Santarém/Rio Maior</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7A9369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Temporal covariates in the container-day regression</w:t>
            </w:r>
          </w:p>
        </w:tc>
      </w:tr>
      <w:tr w:rsidR="00AD2610" w:rsidRPr="00FE1FE5" w14:paraId="0680A251" w14:textId="77777777">
        <w:tc>
          <w:tcPr>
            <w:tcW w:w="2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511B6EF" w14:textId="77777777" w:rsidR="00AD2610" w:rsidRPr="00FE1FE5" w:rsidRDefault="00F26012">
            <w:pPr>
              <w:rPr>
                <w:rFonts w:asciiTheme="majorBidi" w:hAnsiTheme="majorBidi" w:cstheme="majorBidi"/>
              </w:rPr>
            </w:pPr>
            <w:commentRangeStart w:id="292"/>
            <w:r w:rsidRPr="00FE1FE5">
              <w:rPr>
                <w:rFonts w:asciiTheme="majorBidi" w:hAnsiTheme="majorBidi" w:cstheme="majorBidi"/>
                <w:sz w:val="19"/>
                <w:szCs w:val="19"/>
              </w:rPr>
              <w:lastRenderedPageBreak/>
              <w:t>OpenStreetMap</w:t>
            </w:r>
            <w:commentRangeEnd w:id="292"/>
            <w:r w:rsidR="00715DE0">
              <w:rPr>
                <w:rStyle w:val="CommentReference"/>
                <w:rtl/>
              </w:rPr>
              <w:commentReference w:id="292"/>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63A39CD4"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Road network with speeds and restrictions</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6C45F17"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Network distances for p-median and routing</w:t>
            </w:r>
          </w:p>
        </w:tc>
      </w:tr>
      <w:tr w:rsidR="00AD2610" w:rsidRPr="00FE1FE5" w14:paraId="6FC2A67D" w14:textId="77777777">
        <w:tc>
          <w:tcPr>
            <w:tcW w:w="2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0FDFB04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EMEP/EEA emission factor guidebook</w:t>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37B60A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Heavy-duty vehicle CO₂ and pollutant factors by Euro class</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F36AE1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Carbon footprint of current vs optimised operations</w:t>
            </w:r>
          </w:p>
        </w:tc>
      </w:tr>
      <w:tr w:rsidR="00AD2610" w:rsidRPr="00FE1FE5" w14:paraId="3729FC03" w14:textId="77777777">
        <w:tc>
          <w:tcPr>
            <w:tcW w:w="2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979F157" w14:textId="77777777" w:rsidR="00AD2610" w:rsidRPr="00FE1FE5" w:rsidRDefault="00F26012">
            <w:pPr>
              <w:rPr>
                <w:rFonts w:asciiTheme="majorBidi" w:hAnsiTheme="majorBidi" w:cstheme="majorBidi"/>
                <w:lang w:val="pt-BR"/>
              </w:rPr>
            </w:pPr>
            <w:commentRangeStart w:id="293"/>
            <w:r w:rsidRPr="00FE1FE5">
              <w:rPr>
                <w:rFonts w:asciiTheme="majorBidi" w:hAnsiTheme="majorBidi" w:cstheme="majorBidi"/>
                <w:sz w:val="19"/>
                <w:szCs w:val="19"/>
                <w:lang w:val="pt-BR"/>
              </w:rPr>
              <w:t>Sociedade Ponto Verde — annual reports</w:t>
            </w:r>
            <w:commentRangeEnd w:id="293"/>
            <w:r w:rsidR="00715DE0">
              <w:rPr>
                <w:rStyle w:val="CommentReference"/>
                <w:rtl/>
              </w:rPr>
              <w:commentReference w:id="293"/>
            </w:r>
          </w:p>
        </w:tc>
        <w:tc>
          <w:tcPr>
            <w:tcW w:w="36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762C47AE"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Packaging flows and financial compensation values (Valor Ponto Verde)</w:t>
            </w:r>
          </w:p>
        </w:tc>
        <w:tc>
          <w:tcPr>
            <w:tcW w:w="3500" w:type="dxa"/>
            <w:tcBorders>
              <w:top w:val="none" w:sz="0" w:space="0" w:color="FFFFFF"/>
              <w:left w:val="none" w:sz="0" w:space="0" w:color="FFFFFF"/>
              <w:bottom w:val="single" w:sz="2" w:space="0" w:color="E3E9F3"/>
              <w:right w:val="none" w:sz="0" w:space="0" w:color="FFFFFF"/>
            </w:tcBorders>
            <w:tcMar>
              <w:top w:w="60" w:type="dxa"/>
              <w:left w:w="80" w:type="dxa"/>
              <w:bottom w:w="60" w:type="dxa"/>
              <w:right w:w="80" w:type="dxa"/>
            </w:tcMar>
            <w:vAlign w:val="center"/>
          </w:tcPr>
          <w:p w14:paraId="1BC6DD7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Revenue side of the cost–benefit analysis</w:t>
            </w:r>
          </w:p>
        </w:tc>
      </w:tr>
      <w:tr w:rsidR="00AD2610" w:rsidRPr="00FE1FE5" w14:paraId="15E9FE18" w14:textId="77777777">
        <w:tc>
          <w:tcPr>
            <w:tcW w:w="25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60B5CF43" w14:textId="77777777" w:rsidR="00AD2610" w:rsidRPr="00FE1FE5" w:rsidRDefault="00F26012">
            <w:pPr>
              <w:rPr>
                <w:rFonts w:asciiTheme="majorBidi" w:hAnsiTheme="majorBidi" w:cstheme="majorBidi"/>
              </w:rPr>
            </w:pPr>
            <w:commentRangeStart w:id="294"/>
            <w:r w:rsidRPr="00FE1FE5">
              <w:rPr>
                <w:rFonts w:asciiTheme="majorBidi" w:hAnsiTheme="majorBidi" w:cstheme="majorBidi"/>
                <w:sz w:val="19"/>
                <w:szCs w:val="19"/>
              </w:rPr>
              <w:t>Pordata</w:t>
            </w:r>
            <w:commentRangeEnd w:id="294"/>
            <w:r w:rsidR="00715DE0">
              <w:rPr>
                <w:rStyle w:val="CommentReference"/>
                <w:rtl/>
              </w:rPr>
              <w:commentReference w:id="294"/>
            </w:r>
          </w:p>
        </w:tc>
        <w:tc>
          <w:tcPr>
            <w:tcW w:w="36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39DD24D1"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Municipal socio-economic indicators</w:t>
            </w:r>
          </w:p>
        </w:tc>
        <w:tc>
          <w:tcPr>
            <w:tcW w:w="3500" w:type="dxa"/>
            <w:tcBorders>
              <w:top w:val="none" w:sz="0" w:space="0" w:color="FFFFFF"/>
              <w:left w:val="none" w:sz="0" w:space="0" w:color="FFFFFF"/>
              <w:bottom w:val="single" w:sz="10" w:space="0" w:color="1F4E79"/>
              <w:right w:val="none" w:sz="0" w:space="0" w:color="FFFFFF"/>
            </w:tcBorders>
            <w:tcMar>
              <w:top w:w="60" w:type="dxa"/>
              <w:left w:w="80" w:type="dxa"/>
              <w:bottom w:w="60" w:type="dxa"/>
              <w:right w:w="80" w:type="dxa"/>
            </w:tcMar>
            <w:vAlign w:val="center"/>
          </w:tcPr>
          <w:p w14:paraId="73DA39D8" w14:textId="77777777" w:rsidR="00AD2610" w:rsidRPr="00FE1FE5" w:rsidRDefault="00F26012">
            <w:pPr>
              <w:rPr>
                <w:rFonts w:asciiTheme="majorBidi" w:hAnsiTheme="majorBidi" w:cstheme="majorBidi"/>
              </w:rPr>
            </w:pPr>
            <w:r w:rsidRPr="00FE1FE5">
              <w:rPr>
                <w:rFonts w:asciiTheme="majorBidi" w:hAnsiTheme="majorBidi" w:cstheme="majorBidi"/>
                <w:sz w:val="19"/>
                <w:szCs w:val="19"/>
              </w:rPr>
              <w:t>Regression covariates; context chapter</w:t>
            </w:r>
          </w:p>
        </w:tc>
      </w:tr>
    </w:tbl>
    <w:p w14:paraId="4CC5A47A" w14:textId="77777777" w:rsidR="00AD2610" w:rsidRPr="00FE1FE5" w:rsidRDefault="00F26012">
      <w:pPr>
        <w:spacing w:after="120" w:line="300" w:lineRule="auto"/>
        <w:jc w:val="both"/>
        <w:rPr>
          <w:rFonts w:asciiTheme="majorBidi" w:hAnsiTheme="majorBidi" w:cstheme="majorBidi"/>
        </w:rPr>
      </w:pPr>
      <w:r w:rsidRPr="00FE1FE5">
        <w:rPr>
          <w:rFonts w:asciiTheme="majorBidi" w:hAnsiTheme="majorBidi" w:cstheme="majorBidi"/>
        </w:rPr>
        <w:t xml:space="preserve">Two practical notes. First, request machine-readable formats explicitly (CSV, GeoPackage, Excel as a last resort) and the associated data dictionary in the same email; a second round-trip costs weeks. Second, </w:t>
      </w:r>
      <w:commentRangeStart w:id="295"/>
      <w:r w:rsidRPr="00FE1FE5">
        <w:rPr>
          <w:rFonts w:asciiTheme="majorBidi" w:hAnsiTheme="majorBidi" w:cstheme="majorBidi"/>
        </w:rPr>
        <w:t>log every request and response in the project decision lo</w:t>
      </w:r>
      <w:commentRangeEnd w:id="295"/>
      <w:r w:rsidR="00715DE0">
        <w:rPr>
          <w:rStyle w:val="CommentReference"/>
          <w:rtl/>
        </w:rPr>
        <w:commentReference w:id="295"/>
      </w:r>
      <w:r w:rsidRPr="00FE1FE5">
        <w:rPr>
          <w:rFonts w:asciiTheme="majorBidi" w:hAnsiTheme="majorBidi" w:cstheme="majorBidi"/>
        </w:rPr>
        <w:t>g, because data provenance will be examined at the defence.</w:t>
      </w:r>
    </w:p>
    <w:p w14:paraId="5543BA48" w14:textId="77777777" w:rsidR="00AD2610" w:rsidRPr="00FE1FE5" w:rsidRDefault="00F26012">
      <w:pPr>
        <w:pStyle w:val="Heading1"/>
        <w:pageBreakBefore/>
        <w:spacing w:after="240"/>
        <w:rPr>
          <w:rFonts w:asciiTheme="majorBidi" w:hAnsiTheme="majorBidi" w:cstheme="majorBidi"/>
        </w:rPr>
      </w:pPr>
      <w:bookmarkStart w:id="296" w:name="_Toc237211488"/>
      <w:r w:rsidRPr="00FE1FE5">
        <w:rPr>
          <w:rFonts w:asciiTheme="majorBidi" w:eastAsia="Calibri Light" w:hAnsiTheme="majorBidi" w:cstheme="majorBidi"/>
          <w:b/>
          <w:bCs/>
          <w:color w:val="1F4E79"/>
        </w:rPr>
        <w:lastRenderedPageBreak/>
        <w:t xml:space="preserve">10.  Appendix C — </w:t>
      </w:r>
      <w:commentRangeStart w:id="297"/>
      <w:r w:rsidRPr="00FE1FE5">
        <w:rPr>
          <w:rFonts w:asciiTheme="majorBidi" w:eastAsia="Calibri Light" w:hAnsiTheme="majorBidi" w:cstheme="majorBidi"/>
          <w:b/>
          <w:bCs/>
          <w:color w:val="1F4E79"/>
        </w:rPr>
        <w:t>Reproducibility</w:t>
      </w:r>
      <w:bookmarkEnd w:id="296"/>
      <w:commentRangeEnd w:id="297"/>
      <w:r w:rsidR="00715DE0">
        <w:rPr>
          <w:rStyle w:val="CommentReference"/>
          <w:color w:val="1F2937"/>
          <w:rtl/>
        </w:rPr>
        <w:commentReference w:id="297"/>
      </w:r>
    </w:p>
    <w:p w14:paraId="5BFD776D" w14:textId="7969C3FC" w:rsidR="00CE6CAE" w:rsidRDefault="00F26012" w:rsidP="00CE6CAE">
      <w:pPr>
        <w:spacing w:after="120" w:line="300" w:lineRule="auto"/>
        <w:jc w:val="both"/>
        <w:rPr>
          <w:ins w:id="298" w:author="esi esi Keyvanloo" w:date="2026-08-12T16:42:00Z" w16du:dateUtc="2026-08-12T15:42:00Z"/>
          <w:rFonts w:asciiTheme="majorBidi" w:hAnsiTheme="majorBidi" w:cstheme="majorBidi"/>
        </w:rPr>
      </w:pPr>
      <w:commentRangeStart w:id="299"/>
      <w:r w:rsidRPr="00FE1FE5">
        <w:rPr>
          <w:rFonts w:asciiTheme="majorBidi" w:hAnsiTheme="majorBidi" w:cstheme="majorBidi"/>
        </w:rPr>
        <w:t>Every figure in this report traces to the project knowledge base</w:t>
      </w:r>
      <w:commentRangeEnd w:id="299"/>
      <w:r w:rsidR="00715DE0">
        <w:rPr>
          <w:rStyle w:val="CommentReference"/>
          <w:rtl/>
        </w:rPr>
        <w:commentReference w:id="299"/>
      </w:r>
      <w:r w:rsidRPr="00FE1FE5">
        <w:rPr>
          <w:rFonts w:asciiTheme="majorBidi" w:hAnsiTheme="majorBidi" w:cstheme="majorBidi"/>
        </w:rPr>
        <w:t xml:space="preserve">. Row counts and container populations: </w:t>
      </w:r>
      <w:commentRangeStart w:id="300"/>
      <w:r w:rsidRPr="00FE1FE5">
        <w:rPr>
          <w:rFonts w:asciiTheme="majorBidi" w:hAnsiTheme="majorBidi" w:cstheme="majorBidi"/>
        </w:rPr>
        <w:t xml:space="preserve">SQL against Brain/03_db/duckdb/rio.duckdb </w:t>
      </w:r>
      <w:commentRangeEnd w:id="300"/>
      <w:r w:rsidR="00715DE0">
        <w:rPr>
          <w:rStyle w:val="CommentReference"/>
          <w:rtl/>
        </w:rPr>
        <w:commentReference w:id="300"/>
      </w:r>
      <w:r w:rsidRPr="00FE1FE5">
        <w:rPr>
          <w:rFonts w:asciiTheme="majorBidi" w:hAnsiTheme="majorBidi" w:cstheme="majorBidi"/>
        </w:rPr>
        <w:t xml:space="preserve">(tables raw_sensors, raw_collections, geo_*). Defect evidence: Brain/02_notes/data_quality/csv-first-pass-profile.md and Brain/06_manifest/logs. </w:t>
      </w:r>
      <w:commentRangeStart w:id="301"/>
      <w:r w:rsidRPr="00FE1FE5">
        <w:rPr>
          <w:rFonts w:asciiTheme="majorBidi" w:hAnsiTheme="majorBidi" w:cstheme="majorBidi"/>
        </w:rPr>
        <w:t>Regression figures: Brain/01_sources/thesis/regression-output.md (pages 19–22).</w:t>
      </w:r>
      <w:commentRangeEnd w:id="301"/>
      <w:r w:rsidR="00715DE0">
        <w:rPr>
          <w:rStyle w:val="CommentReference"/>
          <w:rtl/>
        </w:rPr>
        <w:commentReference w:id="301"/>
      </w:r>
      <w:r w:rsidRPr="00FE1FE5">
        <w:rPr>
          <w:rFonts w:asciiTheme="majorBidi" w:hAnsiTheme="majorBidi" w:cstheme="majorBidi"/>
        </w:rPr>
        <w:t xml:space="preserve"> </w:t>
      </w:r>
      <w:commentRangeStart w:id="302"/>
      <w:r w:rsidRPr="00FE1FE5">
        <w:rPr>
          <w:rFonts w:asciiTheme="majorBidi" w:hAnsiTheme="majorBidi" w:cstheme="majorBidi"/>
        </w:rPr>
        <w:t>Maps: QGIS 3.44 project over Brain/03_db/geo/rio_maior.gpkg</w:t>
      </w:r>
      <w:commentRangeEnd w:id="302"/>
      <w:r w:rsidR="00715DE0">
        <w:rPr>
          <w:rStyle w:val="CommentReference"/>
          <w:rtl/>
        </w:rPr>
        <w:commentReference w:id="302"/>
      </w:r>
      <w:r w:rsidRPr="00FE1FE5">
        <w:rPr>
          <w:rFonts w:asciiTheme="majorBidi" w:hAnsiTheme="majorBidi" w:cstheme="majorBidi"/>
        </w:rPr>
        <w:t xml:space="preserve">, exported through the thesis layout template. </w:t>
      </w:r>
      <w:commentRangeStart w:id="303"/>
      <w:r w:rsidRPr="00FE1FE5">
        <w:rPr>
          <w:rFonts w:asciiTheme="majorBidi" w:hAnsiTheme="majorBidi" w:cstheme="majorBidi"/>
        </w:rPr>
        <w:t>Interview rulings: Brain/00_canon/data/data-dictionary.md</w:t>
      </w:r>
      <w:commentRangeEnd w:id="303"/>
      <w:r w:rsidR="00715DE0">
        <w:rPr>
          <w:rStyle w:val="CommentReference"/>
          <w:rtl/>
        </w:rPr>
        <w:commentReference w:id="303"/>
      </w:r>
      <w:r w:rsidRPr="00FE1FE5">
        <w:rPr>
          <w:rFonts w:asciiTheme="majorBidi" w:hAnsiTheme="majorBidi" w:cstheme="majorBidi"/>
        </w:rPr>
        <w:t xml:space="preserve">; scope decisions: </w:t>
      </w:r>
      <w:commentRangeStart w:id="304"/>
      <w:r w:rsidRPr="00FE1FE5">
        <w:rPr>
          <w:rFonts w:asciiTheme="majorBidi" w:hAnsiTheme="majorBidi" w:cstheme="majorBidi"/>
        </w:rPr>
        <w:t>Brain</w:t>
      </w:r>
      <w:commentRangeEnd w:id="304"/>
      <w:r w:rsidR="00715DE0">
        <w:rPr>
          <w:rStyle w:val="CommentReference"/>
          <w:rtl/>
        </w:rPr>
        <w:commentReference w:id="304"/>
      </w:r>
      <w:r w:rsidRPr="00FE1FE5">
        <w:rPr>
          <w:rFonts w:asciiTheme="majorBidi" w:hAnsiTheme="majorBidi" w:cstheme="majorBidi"/>
        </w:rPr>
        <w:t>/00_canon/decisions/ADR-001.</w:t>
      </w:r>
    </w:p>
    <w:p w14:paraId="72A3F210" w14:textId="77777777" w:rsidR="00CE6CAE" w:rsidRDefault="00CE6CAE" w:rsidP="00CE6CAE">
      <w:pPr>
        <w:spacing w:after="120" w:line="300" w:lineRule="auto"/>
        <w:jc w:val="both"/>
        <w:rPr>
          <w:ins w:id="305" w:author="esi esi Keyvanloo" w:date="2026-08-12T16:42:00Z" w16du:dateUtc="2026-08-12T15:42:00Z"/>
          <w:rFonts w:asciiTheme="majorBidi" w:hAnsiTheme="majorBidi" w:cstheme="majorBidi"/>
        </w:rPr>
      </w:pPr>
    </w:p>
    <w:p w14:paraId="4038435A" w14:textId="77777777" w:rsidR="00CE6CAE" w:rsidRDefault="00CE6CAE" w:rsidP="00CE6CAE">
      <w:pPr>
        <w:spacing w:after="120" w:line="300" w:lineRule="auto"/>
        <w:jc w:val="both"/>
        <w:rPr>
          <w:ins w:id="306" w:author="esi esi Keyvanloo" w:date="2026-08-12T16:42:00Z" w16du:dateUtc="2026-08-12T15:42:00Z"/>
          <w:rFonts w:asciiTheme="majorBidi" w:hAnsiTheme="majorBidi" w:cstheme="majorBidi"/>
        </w:rPr>
      </w:pPr>
    </w:p>
    <w:p w14:paraId="60321D0A" w14:textId="77777777" w:rsidR="00CE6CAE" w:rsidRPr="00CE6CAE" w:rsidRDefault="00CE6CAE" w:rsidP="00CE6CAE">
      <w:pPr>
        <w:spacing w:after="120" w:line="300" w:lineRule="auto"/>
        <w:jc w:val="both"/>
        <w:rPr>
          <w:ins w:id="307" w:author="esi esi Keyvanloo" w:date="2026-08-12T16:43:00Z"/>
          <w:rFonts w:asciiTheme="majorBidi" w:hAnsiTheme="majorBidi" w:cstheme="majorBidi"/>
          <w:b/>
          <w:bCs/>
        </w:rPr>
      </w:pPr>
      <w:ins w:id="308" w:author="esi esi Keyvanloo" w:date="2026-08-12T16:43:00Z">
        <w:r w:rsidRPr="00CE6CAE">
          <w:rPr>
            <w:rFonts w:asciiTheme="majorBidi" w:hAnsiTheme="majorBidi" w:cstheme="majorBidi"/>
            <w:b/>
            <w:bCs/>
            <w:rtl/>
          </w:rPr>
          <w:t xml:space="preserve">خلاصه </w:t>
        </w:r>
        <w:r w:rsidRPr="00CE6CAE">
          <w:rPr>
            <w:rFonts w:asciiTheme="majorBidi" w:hAnsiTheme="majorBidi" w:cstheme="majorBidi"/>
            <w:b/>
            <w:bCs/>
          </w:rPr>
          <w:t>EVOX</w:t>
        </w:r>
      </w:ins>
    </w:p>
    <w:p w14:paraId="7D90FE1E" w14:textId="77777777" w:rsidR="00CE6CAE" w:rsidRPr="00CE6CAE" w:rsidRDefault="00CE6CAE" w:rsidP="00CE6CAE">
      <w:pPr>
        <w:spacing w:after="120" w:line="300" w:lineRule="auto"/>
        <w:jc w:val="both"/>
        <w:rPr>
          <w:ins w:id="309" w:author="esi esi Keyvanloo" w:date="2026-08-12T16:43:00Z"/>
          <w:rFonts w:asciiTheme="majorBidi" w:hAnsiTheme="majorBidi" w:cstheme="majorBidi"/>
          <w:b/>
          <w:bCs/>
          <w:rtl/>
        </w:rPr>
      </w:pPr>
      <w:ins w:id="310" w:author="esi esi Keyvanloo" w:date="2026-08-12T16:43:00Z">
        <w:r w:rsidRPr="00CE6CAE">
          <w:rPr>
            <w:rFonts w:asciiTheme="majorBidi" w:hAnsiTheme="majorBidi" w:cstheme="majorBidi"/>
            <w:b/>
            <w:bCs/>
            <w:rtl/>
          </w:rPr>
          <w:t>آنچه می‌دانیم</w:t>
        </w:r>
      </w:ins>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4808"/>
        <w:gridCol w:w="2078"/>
      </w:tblGrid>
      <w:tr w:rsidR="00CE6CAE" w:rsidRPr="00CE6CAE" w14:paraId="11ADAAA8" w14:textId="77777777" w:rsidTr="00CE6CAE">
        <w:trPr>
          <w:tblHeader/>
          <w:tblCellSpacing w:w="15" w:type="dxa"/>
          <w:ins w:id="311" w:author="esi esi Keyvanloo" w:date="2026-08-12T16:43:00Z"/>
        </w:trPr>
        <w:tc>
          <w:tcPr>
            <w:tcW w:w="0" w:type="auto"/>
            <w:vAlign w:val="center"/>
            <w:hideMark/>
          </w:tcPr>
          <w:p w14:paraId="3E71BDE8" w14:textId="77777777" w:rsidR="00CE6CAE" w:rsidRPr="00CE6CAE" w:rsidRDefault="00CE6CAE" w:rsidP="00CE6CAE">
            <w:pPr>
              <w:spacing w:after="120" w:line="300" w:lineRule="auto"/>
              <w:jc w:val="both"/>
              <w:rPr>
                <w:ins w:id="312" w:author="esi esi Keyvanloo" w:date="2026-08-12T16:43:00Z"/>
                <w:rFonts w:asciiTheme="majorBidi" w:hAnsiTheme="majorBidi" w:cstheme="majorBidi"/>
                <w:b/>
                <w:bCs/>
                <w:rtl/>
              </w:rPr>
            </w:pPr>
            <w:ins w:id="313" w:author="esi esi Keyvanloo" w:date="2026-08-12T16:43:00Z">
              <w:r w:rsidRPr="00CE6CAE">
                <w:rPr>
                  <w:rFonts w:asciiTheme="majorBidi" w:hAnsiTheme="majorBidi" w:cstheme="majorBidi"/>
                  <w:b/>
                  <w:bCs/>
                  <w:rtl/>
                </w:rPr>
                <w:t>مورد</w:t>
              </w:r>
            </w:ins>
          </w:p>
        </w:tc>
        <w:tc>
          <w:tcPr>
            <w:tcW w:w="0" w:type="auto"/>
            <w:vAlign w:val="center"/>
            <w:hideMark/>
          </w:tcPr>
          <w:p w14:paraId="2C8F549C" w14:textId="77777777" w:rsidR="00CE6CAE" w:rsidRPr="00CE6CAE" w:rsidRDefault="00CE6CAE" w:rsidP="00CE6CAE">
            <w:pPr>
              <w:spacing w:after="120" w:line="300" w:lineRule="auto"/>
              <w:jc w:val="both"/>
              <w:rPr>
                <w:ins w:id="314" w:author="esi esi Keyvanloo" w:date="2026-08-12T16:43:00Z"/>
                <w:rFonts w:asciiTheme="majorBidi" w:hAnsiTheme="majorBidi" w:cstheme="majorBidi"/>
                <w:b/>
                <w:bCs/>
              </w:rPr>
            </w:pPr>
            <w:ins w:id="315" w:author="esi esi Keyvanloo" w:date="2026-08-12T16:43:00Z">
              <w:r w:rsidRPr="00CE6CAE">
                <w:rPr>
                  <w:rFonts w:asciiTheme="majorBidi" w:hAnsiTheme="majorBidi" w:cstheme="majorBidi"/>
                  <w:b/>
                  <w:bCs/>
                  <w:rtl/>
                </w:rPr>
                <w:t>منبع</w:t>
              </w:r>
            </w:ins>
          </w:p>
        </w:tc>
      </w:tr>
      <w:tr w:rsidR="00CE6CAE" w:rsidRPr="00CE6CAE" w14:paraId="2B62466D" w14:textId="77777777" w:rsidTr="00CE6CAE">
        <w:trPr>
          <w:tblCellSpacing w:w="15" w:type="dxa"/>
          <w:ins w:id="316" w:author="esi esi Keyvanloo" w:date="2026-08-12T16:43:00Z"/>
        </w:trPr>
        <w:tc>
          <w:tcPr>
            <w:tcW w:w="0" w:type="auto"/>
            <w:vAlign w:val="center"/>
            <w:hideMark/>
          </w:tcPr>
          <w:p w14:paraId="4E78BB88" w14:textId="77777777" w:rsidR="00CE6CAE" w:rsidRPr="00CE6CAE" w:rsidRDefault="00CE6CAE" w:rsidP="00CE6CAE">
            <w:pPr>
              <w:spacing w:after="120" w:line="300" w:lineRule="auto"/>
              <w:jc w:val="both"/>
              <w:rPr>
                <w:ins w:id="317" w:author="esi esi Keyvanloo" w:date="2026-08-12T16:43:00Z"/>
                <w:rFonts w:asciiTheme="majorBidi" w:hAnsiTheme="majorBidi" w:cstheme="majorBidi"/>
              </w:rPr>
            </w:pPr>
            <w:ins w:id="318" w:author="esi esi Keyvanloo" w:date="2026-08-12T16:43:00Z">
              <w:r w:rsidRPr="00CE6CAE">
                <w:rPr>
                  <w:rFonts w:asciiTheme="majorBidi" w:hAnsiTheme="majorBidi" w:cstheme="majorBidi"/>
                  <w:rtl/>
                </w:rPr>
                <w:t>سامانه</w:t>
              </w:r>
              <w:r w:rsidRPr="00CE6CAE">
                <w:rPr>
                  <w:rFonts w:asciiTheme="majorBidi" w:hAnsiTheme="majorBidi" w:cstheme="majorBidi"/>
                </w:rPr>
                <w:t xml:space="preserve"> = </w:t>
              </w:r>
              <w:r w:rsidRPr="00CE6CAE">
                <w:rPr>
                  <w:rFonts w:asciiTheme="majorBidi" w:hAnsiTheme="majorBidi" w:cstheme="majorBidi"/>
                  <w:b/>
                  <w:bCs/>
                </w:rPr>
                <w:t>EVOX 360Waste</w:t>
              </w:r>
            </w:ins>
          </w:p>
        </w:tc>
        <w:tc>
          <w:tcPr>
            <w:tcW w:w="0" w:type="auto"/>
            <w:vAlign w:val="center"/>
            <w:hideMark/>
          </w:tcPr>
          <w:p w14:paraId="08BF3BB5" w14:textId="77777777" w:rsidR="00CE6CAE" w:rsidRPr="00CE6CAE" w:rsidRDefault="00CE6CAE" w:rsidP="00CE6CAE">
            <w:pPr>
              <w:spacing w:after="120" w:line="300" w:lineRule="auto"/>
              <w:jc w:val="both"/>
              <w:rPr>
                <w:ins w:id="319" w:author="esi esi Keyvanloo" w:date="2026-08-12T16:43:00Z"/>
                <w:rFonts w:asciiTheme="majorBidi" w:hAnsiTheme="majorBidi" w:cstheme="majorBidi"/>
              </w:rPr>
            </w:pPr>
            <w:ins w:id="320" w:author="esi esi Keyvanloo" w:date="2026-08-12T16:43:00Z">
              <w:r w:rsidRPr="00CE6CAE">
                <w:rPr>
                  <w:rFonts w:asciiTheme="majorBidi" w:hAnsiTheme="majorBidi" w:cstheme="majorBidi"/>
                  <w:rtl/>
                </w:rPr>
                <w:t xml:space="preserve">بازدید میدانی </w:t>
              </w:r>
              <w:r w:rsidRPr="00CE6CAE">
                <w:rPr>
                  <w:rFonts w:asciiTheme="majorBidi" w:hAnsiTheme="majorBidi" w:cstheme="majorBidi"/>
                  <w:rtl/>
                  <w:lang w:bidi="fa-IR"/>
                </w:rPr>
                <w:t>۱</w:t>
              </w:r>
              <w:r w:rsidRPr="00CE6CAE">
                <w:rPr>
                  <w:rFonts w:asciiTheme="majorBidi" w:hAnsiTheme="majorBidi" w:cstheme="majorBidi"/>
                  <w:rtl/>
                </w:rPr>
                <w:t xml:space="preserve"> اکتبر </w:t>
              </w:r>
              <w:r w:rsidRPr="00CE6CAE">
                <w:rPr>
                  <w:rFonts w:asciiTheme="majorBidi" w:hAnsiTheme="majorBidi" w:cstheme="majorBidi"/>
                  <w:rtl/>
                  <w:lang w:bidi="fa-IR"/>
                </w:rPr>
                <w:t>۲۰۲۵</w:t>
              </w:r>
            </w:ins>
          </w:p>
        </w:tc>
      </w:tr>
      <w:tr w:rsidR="00CE6CAE" w:rsidRPr="00CE6CAE" w14:paraId="06292A30" w14:textId="77777777" w:rsidTr="00CE6CAE">
        <w:trPr>
          <w:tblCellSpacing w:w="15" w:type="dxa"/>
          <w:ins w:id="321" w:author="esi esi Keyvanloo" w:date="2026-08-12T16:43:00Z"/>
        </w:trPr>
        <w:tc>
          <w:tcPr>
            <w:tcW w:w="0" w:type="auto"/>
            <w:vAlign w:val="center"/>
            <w:hideMark/>
          </w:tcPr>
          <w:p w14:paraId="74349BDC" w14:textId="77777777" w:rsidR="00CE6CAE" w:rsidRPr="00CE6CAE" w:rsidRDefault="00CE6CAE" w:rsidP="00CE6CAE">
            <w:pPr>
              <w:spacing w:after="120" w:line="300" w:lineRule="auto"/>
              <w:jc w:val="both"/>
              <w:rPr>
                <w:ins w:id="322" w:author="esi esi Keyvanloo" w:date="2026-08-12T16:43:00Z"/>
                <w:rFonts w:asciiTheme="majorBidi" w:hAnsiTheme="majorBidi" w:cstheme="majorBidi"/>
              </w:rPr>
            </w:pPr>
            <w:ins w:id="323" w:author="esi esi Keyvanloo" w:date="2026-08-12T16:43:00Z">
              <w:r w:rsidRPr="00CE6CAE">
                <w:rPr>
                  <w:rFonts w:asciiTheme="majorBidi" w:hAnsiTheme="majorBidi" w:cstheme="majorBidi"/>
                  <w:rtl/>
                </w:rPr>
                <w:t>سنسور اولتراسونیک،</w:t>
              </w:r>
              <w:r w:rsidRPr="00CE6CAE">
                <w:rPr>
                  <w:rFonts w:asciiTheme="majorBidi" w:hAnsiTheme="majorBidi" w:cstheme="majorBidi"/>
                </w:rPr>
                <w:t xml:space="preserve"> </w:t>
              </w:r>
              <w:r w:rsidRPr="00CE6CAE">
                <w:rPr>
                  <w:rFonts w:asciiTheme="majorBidi" w:hAnsiTheme="majorBidi" w:cstheme="majorBidi"/>
                  <w:b/>
                  <w:bCs/>
                  <w:rtl/>
                </w:rPr>
                <w:t>داخل سطل زیر درپوش، رو به پایین</w:t>
              </w:r>
            </w:ins>
          </w:p>
        </w:tc>
        <w:tc>
          <w:tcPr>
            <w:tcW w:w="0" w:type="auto"/>
            <w:vAlign w:val="center"/>
            <w:hideMark/>
          </w:tcPr>
          <w:p w14:paraId="214C4614" w14:textId="77777777" w:rsidR="00CE6CAE" w:rsidRPr="00CE6CAE" w:rsidRDefault="00CE6CAE" w:rsidP="00CE6CAE">
            <w:pPr>
              <w:spacing w:after="120" w:line="300" w:lineRule="auto"/>
              <w:jc w:val="both"/>
              <w:rPr>
                <w:ins w:id="324" w:author="esi esi Keyvanloo" w:date="2026-08-12T16:43:00Z"/>
                <w:rFonts w:asciiTheme="majorBidi" w:hAnsiTheme="majorBidi" w:cstheme="majorBidi"/>
              </w:rPr>
            </w:pPr>
            <w:ins w:id="325" w:author="esi esi Keyvanloo" w:date="2026-08-12T16:43:00Z">
              <w:r w:rsidRPr="00CE6CAE">
                <w:rPr>
                  <w:rFonts w:asciiTheme="majorBidi" w:hAnsiTheme="majorBidi" w:cstheme="majorBidi"/>
                  <w:rtl/>
                </w:rPr>
                <w:t>عکس + بازدید</w:t>
              </w:r>
            </w:ins>
          </w:p>
        </w:tc>
      </w:tr>
      <w:tr w:rsidR="00CE6CAE" w:rsidRPr="00CE6CAE" w14:paraId="1AB8C8F0" w14:textId="77777777" w:rsidTr="00CE6CAE">
        <w:trPr>
          <w:tblCellSpacing w:w="15" w:type="dxa"/>
          <w:ins w:id="326" w:author="esi esi Keyvanloo" w:date="2026-08-12T16:43:00Z"/>
        </w:trPr>
        <w:tc>
          <w:tcPr>
            <w:tcW w:w="0" w:type="auto"/>
            <w:vAlign w:val="center"/>
            <w:hideMark/>
          </w:tcPr>
          <w:p w14:paraId="74441A66" w14:textId="77777777" w:rsidR="00CE6CAE" w:rsidRPr="00CE6CAE" w:rsidRDefault="00CE6CAE" w:rsidP="00CE6CAE">
            <w:pPr>
              <w:spacing w:after="120" w:line="300" w:lineRule="auto"/>
              <w:jc w:val="both"/>
              <w:rPr>
                <w:ins w:id="327" w:author="esi esi Keyvanloo" w:date="2026-08-12T16:43:00Z"/>
                <w:rFonts w:asciiTheme="majorBidi" w:hAnsiTheme="majorBidi" w:cstheme="majorBidi"/>
              </w:rPr>
            </w:pPr>
            <w:ins w:id="328" w:author="esi esi Keyvanloo" w:date="2026-08-12T16:43:00Z">
              <w:r w:rsidRPr="00CE6CAE">
                <w:rPr>
                  <w:rFonts w:asciiTheme="majorBidi" w:hAnsiTheme="majorBidi" w:cstheme="majorBidi"/>
                  <w:rtl/>
                </w:rPr>
                <w:t>بیشینه قرائت در همه سطل‌ها</w:t>
              </w:r>
              <w:r w:rsidRPr="00CE6CAE">
                <w:rPr>
                  <w:rFonts w:asciiTheme="majorBidi" w:hAnsiTheme="majorBidi" w:cstheme="majorBidi"/>
                </w:rPr>
                <w:t xml:space="preserve">: </w:t>
              </w:r>
              <w:r w:rsidRPr="00CE6CAE">
                <w:rPr>
                  <w:rFonts w:asciiTheme="majorBidi" w:hAnsiTheme="majorBidi" w:cstheme="majorBidi"/>
                  <w:b/>
                  <w:bCs/>
                  <w:rtl/>
                  <w:lang w:bidi="fa-IR"/>
                </w:rPr>
                <w:t>۸۲</w:t>
              </w:r>
              <w:r w:rsidRPr="00CE6CAE">
                <w:rPr>
                  <w:rFonts w:asciiTheme="majorBidi" w:hAnsiTheme="majorBidi" w:cstheme="majorBidi"/>
                  <w:b/>
                  <w:bCs/>
                </w:rPr>
                <w:t>–</w:t>
              </w:r>
              <w:r w:rsidRPr="00CE6CAE">
                <w:rPr>
                  <w:rFonts w:asciiTheme="majorBidi" w:hAnsiTheme="majorBidi" w:cstheme="majorBidi"/>
                  <w:b/>
                  <w:bCs/>
                  <w:rtl/>
                  <w:lang w:bidi="fa-IR"/>
                </w:rPr>
                <w:t>۸۴</w:t>
              </w:r>
            </w:ins>
          </w:p>
        </w:tc>
        <w:tc>
          <w:tcPr>
            <w:tcW w:w="0" w:type="auto"/>
            <w:vAlign w:val="center"/>
            <w:hideMark/>
          </w:tcPr>
          <w:p w14:paraId="73B5A646" w14:textId="77777777" w:rsidR="00CE6CAE" w:rsidRPr="00CE6CAE" w:rsidRDefault="00CE6CAE" w:rsidP="00CE6CAE">
            <w:pPr>
              <w:spacing w:after="120" w:line="300" w:lineRule="auto"/>
              <w:jc w:val="both"/>
              <w:rPr>
                <w:ins w:id="329" w:author="esi esi Keyvanloo" w:date="2026-08-12T16:43:00Z"/>
                <w:rFonts w:asciiTheme="majorBidi" w:hAnsiTheme="majorBidi" w:cstheme="majorBidi"/>
              </w:rPr>
            </w:pPr>
            <w:ins w:id="330" w:author="esi esi Keyvanloo" w:date="2026-08-12T16:43:00Z">
              <w:r w:rsidRPr="00CE6CAE">
                <w:rPr>
                  <w:rFonts w:asciiTheme="majorBidi" w:hAnsiTheme="majorBidi" w:cstheme="majorBidi"/>
                  <w:rtl/>
                </w:rPr>
                <w:t>داده خودتان</w:t>
              </w:r>
            </w:ins>
          </w:p>
        </w:tc>
      </w:tr>
      <w:tr w:rsidR="00CE6CAE" w:rsidRPr="00CE6CAE" w14:paraId="20F0E85C" w14:textId="77777777" w:rsidTr="00CE6CAE">
        <w:trPr>
          <w:tblCellSpacing w:w="15" w:type="dxa"/>
          <w:ins w:id="331" w:author="esi esi Keyvanloo" w:date="2026-08-12T16:43:00Z"/>
        </w:trPr>
        <w:tc>
          <w:tcPr>
            <w:tcW w:w="0" w:type="auto"/>
            <w:vAlign w:val="center"/>
            <w:hideMark/>
          </w:tcPr>
          <w:p w14:paraId="3E015C41" w14:textId="77777777" w:rsidR="00CE6CAE" w:rsidRPr="00CE6CAE" w:rsidRDefault="00CE6CAE" w:rsidP="00CE6CAE">
            <w:pPr>
              <w:spacing w:after="120" w:line="300" w:lineRule="auto"/>
              <w:jc w:val="both"/>
              <w:rPr>
                <w:ins w:id="332" w:author="esi esi Keyvanloo" w:date="2026-08-12T16:43:00Z"/>
                <w:rFonts w:asciiTheme="majorBidi" w:hAnsiTheme="majorBidi" w:cstheme="majorBidi"/>
                <w:lang w:val="fr-FR"/>
                <w:rPrChange w:id="333" w:author="esi esi Keyvanloo" w:date="2026-08-12T16:43:00Z" w16du:dateUtc="2026-08-12T15:43:00Z">
                  <w:rPr>
                    <w:ins w:id="334" w:author="esi esi Keyvanloo" w:date="2026-08-12T16:43:00Z"/>
                    <w:rFonts w:asciiTheme="majorBidi" w:hAnsiTheme="majorBidi" w:cstheme="majorBidi"/>
                  </w:rPr>
                </w:rPrChange>
              </w:rPr>
            </w:pPr>
            <w:ins w:id="335" w:author="esi esi Keyvanloo" w:date="2026-08-12T16:43:00Z">
              <w:r w:rsidRPr="00CE6CAE">
                <w:rPr>
                  <w:rFonts w:asciiTheme="majorBidi" w:hAnsiTheme="majorBidi" w:cstheme="majorBidi"/>
                  <w:lang w:val="fr-FR"/>
                  <w:rPrChange w:id="336" w:author="esi esi Keyvanloo" w:date="2026-08-12T16:43:00Z" w16du:dateUtc="2026-08-12T15:43:00Z">
                    <w:rPr>
                      <w:rFonts w:asciiTheme="majorBidi" w:hAnsiTheme="majorBidi" w:cstheme="majorBidi"/>
                    </w:rPr>
                  </w:rPrChange>
                </w:rPr>
                <w:t xml:space="preserve">EVOX Technologies </w:t>
              </w:r>
              <w:r w:rsidRPr="00CE6CAE">
                <w:rPr>
                  <w:rFonts w:asciiTheme="majorBidi" w:hAnsiTheme="majorBidi" w:cstheme="majorBidi"/>
                  <w:b/>
                  <w:bCs/>
                  <w:rtl/>
                </w:rPr>
                <w:t>شریک کنسرسیوم</w:t>
              </w:r>
              <w:r w:rsidRPr="00CE6CAE">
                <w:rPr>
                  <w:rFonts w:asciiTheme="majorBidi" w:hAnsiTheme="majorBidi" w:cstheme="majorBidi"/>
                  <w:b/>
                  <w:bCs/>
                  <w:lang w:val="fr-FR"/>
                  <w:rPrChange w:id="337" w:author="esi esi Keyvanloo" w:date="2026-08-12T16:43:00Z" w16du:dateUtc="2026-08-12T15:43:00Z">
                    <w:rPr>
                      <w:rFonts w:asciiTheme="majorBidi" w:hAnsiTheme="majorBidi" w:cstheme="majorBidi"/>
                      <w:b/>
                      <w:bCs/>
                    </w:rPr>
                  </w:rPrChange>
                </w:rPr>
                <w:t xml:space="preserve"> WSmartRoute+</w:t>
              </w:r>
            </w:ins>
          </w:p>
        </w:tc>
        <w:tc>
          <w:tcPr>
            <w:tcW w:w="0" w:type="auto"/>
            <w:vAlign w:val="center"/>
            <w:hideMark/>
          </w:tcPr>
          <w:p w14:paraId="553D04E0" w14:textId="77777777" w:rsidR="00CE6CAE" w:rsidRPr="00CE6CAE" w:rsidRDefault="00CE6CAE" w:rsidP="00CE6CAE">
            <w:pPr>
              <w:spacing w:after="120" w:line="300" w:lineRule="auto"/>
              <w:jc w:val="both"/>
              <w:rPr>
                <w:ins w:id="338" w:author="esi esi Keyvanloo" w:date="2026-08-12T16:43:00Z"/>
                <w:rFonts w:asciiTheme="majorBidi" w:hAnsiTheme="majorBidi" w:cstheme="majorBidi"/>
              </w:rPr>
            </w:pPr>
            <w:ins w:id="339" w:author="esi esi Keyvanloo" w:date="2026-08-12T16:43:00Z">
              <w:r w:rsidRPr="00CE6CAE">
                <w:rPr>
                  <w:rFonts w:asciiTheme="majorBidi" w:hAnsiTheme="majorBidi" w:cstheme="majorBidi"/>
                  <w:rtl/>
                </w:rPr>
                <w:t>پروپوزال</w:t>
              </w:r>
              <w:r w:rsidRPr="00CE6CAE">
                <w:rPr>
                  <w:rFonts w:asciiTheme="majorBidi" w:hAnsiTheme="majorBidi" w:cstheme="majorBidi"/>
                </w:rPr>
                <w:t xml:space="preserve"> FCT</w:t>
              </w:r>
            </w:ins>
          </w:p>
        </w:tc>
      </w:tr>
    </w:tbl>
    <w:p w14:paraId="550EC2E0" w14:textId="77777777" w:rsidR="00CE6CAE" w:rsidRPr="00CE6CAE" w:rsidRDefault="00CE6CAE" w:rsidP="00CE6CAE">
      <w:pPr>
        <w:spacing w:after="120" w:line="300" w:lineRule="auto"/>
        <w:jc w:val="both"/>
        <w:rPr>
          <w:ins w:id="340" w:author="esi esi Keyvanloo" w:date="2026-08-12T16:43:00Z"/>
          <w:rFonts w:asciiTheme="majorBidi" w:hAnsiTheme="majorBidi" w:cstheme="majorBidi"/>
        </w:rPr>
      </w:pPr>
      <w:ins w:id="341" w:author="esi esi Keyvanloo" w:date="2026-08-12T16:43:00Z">
        <w:r w:rsidRPr="00CE6CAE">
          <w:rPr>
            <w:rFonts w:asciiTheme="majorBidi" w:hAnsiTheme="majorBidi" w:cstheme="majorBidi"/>
          </w:rPr>
          <w:pict w14:anchorId="64FA7807">
            <v:rect id="_x0000_i1105" style="width:0;height:1.5pt" o:hralign="center" o:hrstd="t" o:hr="t" fillcolor="#a0a0a0" stroked="f"/>
          </w:pict>
        </w:r>
      </w:ins>
    </w:p>
    <w:p w14:paraId="3256E0B8" w14:textId="77777777" w:rsidR="00CE6CAE" w:rsidRPr="00CE6CAE" w:rsidRDefault="00CE6CAE" w:rsidP="00CE6CAE">
      <w:pPr>
        <w:spacing w:after="120" w:line="300" w:lineRule="auto"/>
        <w:jc w:val="both"/>
        <w:rPr>
          <w:ins w:id="342" w:author="esi esi Keyvanloo" w:date="2026-08-12T16:43:00Z"/>
          <w:rFonts w:asciiTheme="majorBidi" w:hAnsiTheme="majorBidi" w:cstheme="majorBidi"/>
          <w:b/>
          <w:bCs/>
        </w:rPr>
      </w:pPr>
      <w:ins w:id="343" w:author="esi esi Keyvanloo" w:date="2026-08-12T16:43:00Z">
        <w:r w:rsidRPr="00CE6CAE">
          <w:rPr>
            <w:rFonts w:asciiTheme="majorBidi" w:hAnsiTheme="majorBidi" w:cstheme="majorBidi"/>
            <w:b/>
            <w:bCs/>
            <w:rtl/>
          </w:rPr>
          <w:t>آنچه نمی‌دانیم</w:t>
        </w:r>
      </w:ins>
    </w:p>
    <w:p w14:paraId="49F7C869" w14:textId="77777777" w:rsidR="00CE6CAE" w:rsidRPr="00CE6CAE" w:rsidRDefault="00CE6CAE" w:rsidP="00CE6CAE">
      <w:pPr>
        <w:spacing w:after="120" w:line="300" w:lineRule="auto"/>
        <w:jc w:val="both"/>
        <w:rPr>
          <w:ins w:id="344" w:author="esi esi Keyvanloo" w:date="2026-08-12T16:43:00Z"/>
          <w:rFonts w:asciiTheme="majorBidi" w:hAnsiTheme="majorBidi" w:cstheme="majorBidi"/>
          <w:rtl/>
        </w:rPr>
      </w:pPr>
      <w:ins w:id="345" w:author="esi esi Keyvanloo" w:date="2026-08-12T16:43:00Z">
        <w:r w:rsidRPr="00CE6CAE">
          <w:rPr>
            <w:rFonts w:asciiTheme="majorBidi" w:hAnsiTheme="majorBidi" w:cstheme="majorBidi"/>
            <w:b/>
            <w:bCs/>
            <w:rtl/>
          </w:rPr>
          <w:t xml:space="preserve">علت سقف </w:t>
        </w:r>
        <w:r w:rsidRPr="00CE6CAE">
          <w:rPr>
            <w:rFonts w:asciiTheme="majorBidi" w:hAnsiTheme="majorBidi" w:cstheme="majorBidi"/>
            <w:b/>
            <w:bCs/>
            <w:rtl/>
            <w:lang w:bidi="fa-IR"/>
          </w:rPr>
          <w:t>۸۲–۸۴.</w:t>
        </w:r>
        <w:r w:rsidRPr="00CE6CAE">
          <w:rPr>
            <w:rFonts w:asciiTheme="majorBidi" w:hAnsiTheme="majorBidi" w:cstheme="majorBidi"/>
            <w:rtl/>
          </w:rPr>
          <w:t xml:space="preserve"> هیچ سندی از </w:t>
        </w:r>
        <w:r w:rsidRPr="00CE6CAE">
          <w:rPr>
            <w:rFonts w:asciiTheme="majorBidi" w:hAnsiTheme="majorBidi" w:cstheme="majorBidi"/>
          </w:rPr>
          <w:t>EVOX</w:t>
        </w:r>
        <w:r w:rsidRPr="00CE6CAE">
          <w:rPr>
            <w:rFonts w:asciiTheme="majorBidi" w:hAnsiTheme="majorBidi" w:cstheme="majorBidi"/>
            <w:rtl/>
          </w:rPr>
          <w:t xml:space="preserve"> ندیده‌ایم.</w:t>
        </w:r>
      </w:ins>
    </w:p>
    <w:p w14:paraId="41D04E9E" w14:textId="77777777" w:rsidR="00CE6CAE" w:rsidRPr="00CE6CAE" w:rsidRDefault="00CE6CAE" w:rsidP="00CE6CAE">
      <w:pPr>
        <w:spacing w:after="120" w:line="300" w:lineRule="auto"/>
        <w:jc w:val="both"/>
        <w:rPr>
          <w:ins w:id="346" w:author="esi esi Keyvanloo" w:date="2026-08-12T16:43:00Z"/>
          <w:rFonts w:asciiTheme="majorBidi" w:hAnsiTheme="majorBidi" w:cstheme="majorBidi"/>
          <w:rtl/>
        </w:rPr>
      </w:pPr>
      <w:ins w:id="347" w:author="esi esi Keyvanloo" w:date="2026-08-12T16:43:00Z">
        <w:r w:rsidRPr="00CE6CAE">
          <w:rPr>
            <w:rFonts w:asciiTheme="majorBidi" w:hAnsiTheme="majorBidi" w:cstheme="majorBidi"/>
            <w:rtl/>
          </w:rPr>
          <w:t>سه توضیح رقیب:</w:t>
        </w:r>
      </w:ins>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2183"/>
      </w:tblGrid>
      <w:tr w:rsidR="00CE6CAE" w:rsidRPr="00CE6CAE" w14:paraId="128CDE9D" w14:textId="77777777" w:rsidTr="00CE6CAE">
        <w:trPr>
          <w:tblHeader/>
          <w:tblCellSpacing w:w="15" w:type="dxa"/>
          <w:ins w:id="348" w:author="esi esi Keyvanloo" w:date="2026-08-12T16:43:00Z"/>
        </w:trPr>
        <w:tc>
          <w:tcPr>
            <w:tcW w:w="0" w:type="auto"/>
            <w:vAlign w:val="center"/>
            <w:hideMark/>
          </w:tcPr>
          <w:p w14:paraId="6F64E181" w14:textId="77777777" w:rsidR="00CE6CAE" w:rsidRPr="00CE6CAE" w:rsidRDefault="00CE6CAE" w:rsidP="00CE6CAE">
            <w:pPr>
              <w:spacing w:after="120" w:line="300" w:lineRule="auto"/>
              <w:jc w:val="both"/>
              <w:rPr>
                <w:ins w:id="349" w:author="esi esi Keyvanloo" w:date="2026-08-12T16:43:00Z"/>
                <w:rFonts w:asciiTheme="majorBidi" w:hAnsiTheme="majorBidi" w:cstheme="majorBidi"/>
                <w:b/>
                <w:bCs/>
                <w:rtl/>
              </w:rPr>
            </w:pPr>
            <w:ins w:id="350" w:author="esi esi Keyvanloo" w:date="2026-08-12T16:43:00Z">
              <w:r w:rsidRPr="00CE6CAE">
                <w:rPr>
                  <w:rFonts w:asciiTheme="majorBidi" w:hAnsiTheme="majorBidi" w:cstheme="majorBidi"/>
                  <w:b/>
                  <w:bCs/>
                  <w:rtl/>
                </w:rPr>
                <w:t>توضیح</w:t>
              </w:r>
            </w:ins>
          </w:p>
        </w:tc>
        <w:tc>
          <w:tcPr>
            <w:tcW w:w="0" w:type="auto"/>
            <w:vAlign w:val="center"/>
            <w:hideMark/>
          </w:tcPr>
          <w:p w14:paraId="0C2C1777" w14:textId="77777777" w:rsidR="00CE6CAE" w:rsidRPr="00CE6CAE" w:rsidRDefault="00CE6CAE" w:rsidP="00CE6CAE">
            <w:pPr>
              <w:spacing w:after="120" w:line="300" w:lineRule="auto"/>
              <w:jc w:val="both"/>
              <w:rPr>
                <w:ins w:id="351" w:author="esi esi Keyvanloo" w:date="2026-08-12T16:43:00Z"/>
                <w:rFonts w:asciiTheme="majorBidi" w:hAnsiTheme="majorBidi" w:cstheme="majorBidi"/>
                <w:b/>
                <w:bCs/>
              </w:rPr>
            </w:pPr>
            <w:ins w:id="352" w:author="esi esi Keyvanloo" w:date="2026-08-12T16:43:00Z">
              <w:r w:rsidRPr="00CE6CAE">
                <w:rPr>
                  <w:rFonts w:asciiTheme="majorBidi" w:hAnsiTheme="majorBidi" w:cstheme="majorBidi"/>
                  <w:b/>
                  <w:bCs/>
                  <w:rtl/>
                </w:rPr>
                <w:t>وضعیت</w:t>
              </w:r>
            </w:ins>
          </w:p>
        </w:tc>
      </w:tr>
      <w:tr w:rsidR="00CE6CAE" w:rsidRPr="00CE6CAE" w14:paraId="0EBCC85A" w14:textId="77777777" w:rsidTr="00CE6CAE">
        <w:trPr>
          <w:tblCellSpacing w:w="15" w:type="dxa"/>
          <w:ins w:id="353" w:author="esi esi Keyvanloo" w:date="2026-08-12T16:43:00Z"/>
        </w:trPr>
        <w:tc>
          <w:tcPr>
            <w:tcW w:w="0" w:type="auto"/>
            <w:vAlign w:val="center"/>
            <w:hideMark/>
          </w:tcPr>
          <w:p w14:paraId="4144F138" w14:textId="77777777" w:rsidR="00CE6CAE" w:rsidRPr="00CE6CAE" w:rsidRDefault="00CE6CAE" w:rsidP="00CE6CAE">
            <w:pPr>
              <w:spacing w:after="120" w:line="300" w:lineRule="auto"/>
              <w:jc w:val="both"/>
              <w:rPr>
                <w:ins w:id="354" w:author="esi esi Keyvanloo" w:date="2026-08-12T16:43:00Z"/>
                <w:rFonts w:asciiTheme="majorBidi" w:hAnsiTheme="majorBidi" w:cstheme="majorBidi"/>
              </w:rPr>
            </w:pPr>
            <w:ins w:id="355" w:author="esi esi Keyvanloo" w:date="2026-08-12T16:43:00Z">
              <w:r w:rsidRPr="00CE6CAE">
                <w:rPr>
                  <w:rFonts w:asciiTheme="majorBidi" w:hAnsiTheme="majorBidi" w:cstheme="majorBidi"/>
                  <w:b/>
                  <w:bCs/>
                  <w:rtl/>
                </w:rPr>
                <w:t>منطقه کور</w:t>
              </w:r>
              <w:r w:rsidRPr="00CE6CAE">
                <w:rPr>
                  <w:rFonts w:asciiTheme="majorBidi" w:hAnsiTheme="majorBidi" w:cstheme="majorBidi"/>
                </w:rPr>
                <w:t xml:space="preserve"> </w:t>
              </w:r>
              <w:r w:rsidRPr="00CE6CAE">
                <w:rPr>
                  <w:rFonts w:asciiTheme="majorBidi" w:hAnsiTheme="majorBidi" w:cstheme="majorBidi"/>
                  <w:rtl/>
                </w:rPr>
                <w:t>سنسور اولتراسونیک</w:t>
              </w:r>
            </w:ins>
          </w:p>
        </w:tc>
        <w:tc>
          <w:tcPr>
            <w:tcW w:w="0" w:type="auto"/>
            <w:vAlign w:val="center"/>
            <w:hideMark/>
          </w:tcPr>
          <w:p w14:paraId="0CE6D66D" w14:textId="77777777" w:rsidR="00CE6CAE" w:rsidRPr="00CE6CAE" w:rsidRDefault="00CE6CAE" w:rsidP="00CE6CAE">
            <w:pPr>
              <w:spacing w:after="120" w:line="300" w:lineRule="auto"/>
              <w:jc w:val="both"/>
              <w:rPr>
                <w:ins w:id="356" w:author="esi esi Keyvanloo" w:date="2026-08-12T16:43:00Z"/>
                <w:rFonts w:asciiTheme="majorBidi" w:hAnsiTheme="majorBidi" w:cstheme="majorBidi"/>
              </w:rPr>
            </w:pPr>
            <w:ins w:id="357" w:author="esi esi Keyvanloo" w:date="2026-08-12T16:43:00Z">
              <w:r w:rsidRPr="00CE6CAE">
                <w:rPr>
                  <w:rFonts w:asciiTheme="majorBidi" w:hAnsiTheme="majorBidi" w:cstheme="majorBidi"/>
                  <w:rtl/>
                </w:rPr>
                <w:t>محتمل‌ترین — ولی اثبات‌نشده</w:t>
              </w:r>
            </w:ins>
          </w:p>
        </w:tc>
      </w:tr>
      <w:tr w:rsidR="00CE6CAE" w:rsidRPr="00CE6CAE" w14:paraId="4C1E4A91" w14:textId="77777777" w:rsidTr="00CE6CAE">
        <w:trPr>
          <w:tblCellSpacing w:w="15" w:type="dxa"/>
          <w:ins w:id="358" w:author="esi esi Keyvanloo" w:date="2026-08-12T16:43:00Z"/>
        </w:trPr>
        <w:tc>
          <w:tcPr>
            <w:tcW w:w="0" w:type="auto"/>
            <w:vAlign w:val="center"/>
            <w:hideMark/>
          </w:tcPr>
          <w:p w14:paraId="7B5ED35F" w14:textId="77777777" w:rsidR="00CE6CAE" w:rsidRPr="00CE6CAE" w:rsidRDefault="00CE6CAE" w:rsidP="00CE6CAE">
            <w:pPr>
              <w:spacing w:after="120" w:line="300" w:lineRule="auto"/>
              <w:jc w:val="both"/>
              <w:rPr>
                <w:ins w:id="359" w:author="esi esi Keyvanloo" w:date="2026-08-12T16:43:00Z"/>
                <w:rFonts w:asciiTheme="majorBidi" w:hAnsiTheme="majorBidi" w:cstheme="majorBidi"/>
              </w:rPr>
            </w:pPr>
            <w:ins w:id="360" w:author="esi esi Keyvanloo" w:date="2026-08-12T16:43:00Z">
              <w:r w:rsidRPr="00CE6CAE">
                <w:rPr>
                  <w:rFonts w:asciiTheme="majorBidi" w:hAnsiTheme="majorBidi" w:cstheme="majorBidi"/>
                  <w:rtl/>
                </w:rPr>
                <w:t>سقف نرم‌افزاری در پلتفرم 360</w:t>
              </w:r>
              <w:r w:rsidRPr="00CE6CAE">
                <w:rPr>
                  <w:rFonts w:asciiTheme="majorBidi" w:hAnsiTheme="majorBidi" w:cstheme="majorBidi"/>
                </w:rPr>
                <w:t>Waste</w:t>
              </w:r>
            </w:ins>
          </w:p>
        </w:tc>
        <w:tc>
          <w:tcPr>
            <w:tcW w:w="0" w:type="auto"/>
            <w:vAlign w:val="center"/>
            <w:hideMark/>
          </w:tcPr>
          <w:p w14:paraId="7FDFE9EE" w14:textId="77777777" w:rsidR="00CE6CAE" w:rsidRPr="00CE6CAE" w:rsidRDefault="00CE6CAE" w:rsidP="00CE6CAE">
            <w:pPr>
              <w:spacing w:after="120" w:line="300" w:lineRule="auto"/>
              <w:jc w:val="both"/>
              <w:rPr>
                <w:ins w:id="361" w:author="esi esi Keyvanloo" w:date="2026-08-12T16:43:00Z"/>
                <w:rFonts w:asciiTheme="majorBidi" w:hAnsiTheme="majorBidi" w:cstheme="majorBidi"/>
              </w:rPr>
            </w:pPr>
            <w:ins w:id="362" w:author="esi esi Keyvanloo" w:date="2026-08-12T16:43:00Z">
              <w:r w:rsidRPr="00CE6CAE">
                <w:rPr>
                  <w:rFonts w:asciiTheme="majorBidi" w:hAnsiTheme="majorBidi" w:cstheme="majorBidi"/>
                  <w:rtl/>
                </w:rPr>
                <w:t>رد نشده</w:t>
              </w:r>
            </w:ins>
          </w:p>
        </w:tc>
      </w:tr>
      <w:tr w:rsidR="00CE6CAE" w:rsidRPr="00CE6CAE" w14:paraId="3020B606" w14:textId="77777777" w:rsidTr="00CE6CAE">
        <w:trPr>
          <w:tblCellSpacing w:w="15" w:type="dxa"/>
          <w:ins w:id="363" w:author="esi esi Keyvanloo" w:date="2026-08-12T16:43:00Z"/>
        </w:trPr>
        <w:tc>
          <w:tcPr>
            <w:tcW w:w="0" w:type="auto"/>
            <w:vAlign w:val="center"/>
            <w:hideMark/>
          </w:tcPr>
          <w:p w14:paraId="411F874D" w14:textId="77777777" w:rsidR="00CE6CAE" w:rsidRPr="00CE6CAE" w:rsidRDefault="00CE6CAE" w:rsidP="00CE6CAE">
            <w:pPr>
              <w:spacing w:after="120" w:line="300" w:lineRule="auto"/>
              <w:jc w:val="both"/>
              <w:rPr>
                <w:ins w:id="364" w:author="esi esi Keyvanloo" w:date="2026-08-12T16:43:00Z"/>
                <w:rFonts w:asciiTheme="majorBidi" w:hAnsiTheme="majorBidi" w:cstheme="majorBidi"/>
              </w:rPr>
            </w:pPr>
            <w:ins w:id="365" w:author="esi esi Keyvanloo" w:date="2026-08-12T16:43:00Z">
              <w:r w:rsidRPr="00CE6CAE">
                <w:rPr>
                  <w:rFonts w:asciiTheme="majorBidi" w:hAnsiTheme="majorBidi" w:cstheme="majorBidi"/>
                  <w:rtl/>
                </w:rPr>
                <w:t>انتخاب پیکربندی هنگام نصب</w:t>
              </w:r>
            </w:ins>
          </w:p>
        </w:tc>
        <w:tc>
          <w:tcPr>
            <w:tcW w:w="0" w:type="auto"/>
            <w:vAlign w:val="center"/>
            <w:hideMark/>
          </w:tcPr>
          <w:p w14:paraId="71965AA7" w14:textId="77777777" w:rsidR="00CE6CAE" w:rsidRPr="00CE6CAE" w:rsidRDefault="00CE6CAE" w:rsidP="00CE6CAE">
            <w:pPr>
              <w:spacing w:after="120" w:line="300" w:lineRule="auto"/>
              <w:jc w:val="both"/>
              <w:rPr>
                <w:ins w:id="366" w:author="esi esi Keyvanloo" w:date="2026-08-12T16:43:00Z"/>
                <w:rFonts w:asciiTheme="majorBidi" w:hAnsiTheme="majorBidi" w:cstheme="majorBidi"/>
              </w:rPr>
            </w:pPr>
            <w:ins w:id="367" w:author="esi esi Keyvanloo" w:date="2026-08-12T16:43:00Z">
              <w:r w:rsidRPr="00CE6CAE">
                <w:rPr>
                  <w:rFonts w:asciiTheme="majorBidi" w:hAnsiTheme="majorBidi" w:cstheme="majorBidi"/>
                  <w:rtl/>
                </w:rPr>
                <w:t>رد نشده</w:t>
              </w:r>
            </w:ins>
          </w:p>
        </w:tc>
      </w:tr>
    </w:tbl>
    <w:p w14:paraId="71F3D9AC" w14:textId="77777777" w:rsidR="00CE6CAE" w:rsidRPr="00CE6CAE" w:rsidRDefault="00CE6CAE" w:rsidP="00CE6CAE">
      <w:pPr>
        <w:spacing w:after="120" w:line="300" w:lineRule="auto"/>
        <w:jc w:val="both"/>
        <w:rPr>
          <w:ins w:id="368" w:author="esi esi Keyvanloo" w:date="2026-08-12T16:43:00Z"/>
          <w:rFonts w:asciiTheme="majorBidi" w:hAnsiTheme="majorBidi" w:cstheme="majorBidi"/>
        </w:rPr>
      </w:pPr>
      <w:ins w:id="369" w:author="esi esi Keyvanloo" w:date="2026-08-12T16:43:00Z">
        <w:r w:rsidRPr="00CE6CAE">
          <w:rPr>
            <w:rFonts w:ascii="Segoe UI Emoji" w:hAnsi="Segoe UI Emoji" w:cs="Segoe UI Emoji" w:hint="cs"/>
            <w:rtl/>
          </w:rPr>
          <w:t>⚠️</w:t>
        </w:r>
        <w:r w:rsidRPr="00CE6CAE">
          <w:rPr>
            <w:rFonts w:asciiTheme="majorBidi" w:hAnsiTheme="majorBidi" w:cstheme="majorBidi"/>
            <w:rtl/>
          </w:rPr>
          <w:t xml:space="preserve"> </w:t>
        </w:r>
        <w:r w:rsidRPr="00CE6CAE">
          <w:rPr>
            <w:rFonts w:asciiTheme="majorBidi" w:hAnsiTheme="majorBidi" w:cstheme="majorBidi"/>
            <w:b/>
            <w:bCs/>
            <w:rtl/>
          </w:rPr>
          <w:t>«منطقه کور» فرضیه من است، نه یافته.</w:t>
        </w:r>
        <w:r w:rsidRPr="00CE6CAE">
          <w:rPr>
            <w:rFonts w:asciiTheme="majorBidi" w:hAnsiTheme="majorBidi" w:cstheme="majorBidi"/>
            <w:rtl/>
          </w:rPr>
          <w:t xml:space="preserve"> در سند ننویسید که علتش این است.</w:t>
        </w:r>
      </w:ins>
    </w:p>
    <w:p w14:paraId="32F27EFE" w14:textId="77777777" w:rsidR="00CE6CAE" w:rsidRPr="00CE6CAE" w:rsidRDefault="00CE6CAE" w:rsidP="00CE6CAE">
      <w:pPr>
        <w:spacing w:after="120" w:line="300" w:lineRule="auto"/>
        <w:jc w:val="both"/>
        <w:rPr>
          <w:ins w:id="370" w:author="esi esi Keyvanloo" w:date="2026-08-12T16:43:00Z"/>
          <w:rFonts w:asciiTheme="majorBidi" w:hAnsiTheme="majorBidi" w:cstheme="majorBidi"/>
          <w:rtl/>
        </w:rPr>
      </w:pPr>
      <w:ins w:id="371" w:author="esi esi Keyvanloo" w:date="2026-08-12T16:43:00Z">
        <w:r w:rsidRPr="00CE6CAE">
          <w:rPr>
            <w:rFonts w:asciiTheme="majorBidi" w:hAnsiTheme="majorBidi" w:cstheme="majorBidi"/>
          </w:rPr>
          <w:pict w14:anchorId="77DB9C80">
            <v:rect id="_x0000_i1106" style="width:0;height:1.5pt" o:hralign="center" o:hrstd="t" o:hr="t" fillcolor="#a0a0a0" stroked="f"/>
          </w:pict>
        </w:r>
      </w:ins>
    </w:p>
    <w:p w14:paraId="1BFE9225" w14:textId="77777777" w:rsidR="00CE6CAE" w:rsidRPr="00CE6CAE" w:rsidRDefault="00CE6CAE" w:rsidP="00CE6CAE">
      <w:pPr>
        <w:spacing w:after="120" w:line="300" w:lineRule="auto"/>
        <w:jc w:val="both"/>
        <w:rPr>
          <w:ins w:id="372" w:author="esi esi Keyvanloo" w:date="2026-08-12T16:43:00Z"/>
          <w:rFonts w:asciiTheme="majorBidi" w:hAnsiTheme="majorBidi" w:cstheme="majorBidi"/>
          <w:b/>
          <w:bCs/>
        </w:rPr>
      </w:pPr>
      <w:ins w:id="373" w:author="esi esi Keyvanloo" w:date="2026-08-12T16:43:00Z">
        <w:r w:rsidRPr="00CE6CAE">
          <w:rPr>
            <w:rFonts w:asciiTheme="majorBidi" w:hAnsiTheme="majorBidi" w:cstheme="majorBidi"/>
            <w:b/>
            <w:bCs/>
            <w:rtl/>
          </w:rPr>
          <w:t>چرا منطقه کور محتمل است</w:t>
        </w:r>
      </w:ins>
    </w:p>
    <w:p w14:paraId="10394DF1" w14:textId="77777777" w:rsidR="00CE6CAE" w:rsidRPr="00CE6CAE" w:rsidRDefault="00CE6CAE" w:rsidP="00CE6CAE">
      <w:pPr>
        <w:spacing w:after="120" w:line="300" w:lineRule="auto"/>
        <w:jc w:val="both"/>
        <w:rPr>
          <w:ins w:id="374" w:author="esi esi Keyvanloo" w:date="2026-08-12T16:43:00Z"/>
          <w:rFonts w:asciiTheme="majorBidi" w:hAnsiTheme="majorBidi" w:cstheme="majorBidi"/>
          <w:rtl/>
        </w:rPr>
      </w:pPr>
      <w:ins w:id="375" w:author="esi esi Keyvanloo" w:date="2026-08-12T16:43:00Z">
        <w:r w:rsidRPr="00CE6CAE">
          <w:rPr>
            <w:rFonts w:asciiTheme="majorBidi" w:hAnsiTheme="majorBidi" w:cstheme="majorBidi"/>
            <w:rtl/>
          </w:rPr>
          <w:t xml:space="preserve">سنسور اولتراسونیک پس از ارسال پالس مدت کوتاهی نمی‌تواند بشنود، پس چیزی نزدیک‌تر از حدود </w:t>
        </w:r>
        <w:r w:rsidRPr="00CE6CAE">
          <w:rPr>
            <w:rFonts w:asciiTheme="majorBidi" w:hAnsiTheme="majorBidi" w:cstheme="majorBidi"/>
            <w:rtl/>
            <w:lang w:bidi="fa-IR"/>
          </w:rPr>
          <w:t>۲۰–۳۰</w:t>
        </w:r>
        <w:r w:rsidRPr="00CE6CAE">
          <w:rPr>
            <w:rFonts w:asciiTheme="majorBidi" w:hAnsiTheme="majorBidi" w:cstheme="majorBidi"/>
            <w:rtl/>
          </w:rPr>
          <w:t xml:space="preserve"> سانتی‌متر را نمی‌بیند.</w:t>
        </w:r>
      </w:ins>
    </w:p>
    <w:p w14:paraId="016FC862" w14:textId="77777777" w:rsidR="00CE6CAE" w:rsidRPr="00CE6CAE" w:rsidRDefault="00CE6CAE" w:rsidP="00CE6CAE">
      <w:pPr>
        <w:spacing w:after="120" w:line="300" w:lineRule="auto"/>
        <w:jc w:val="both"/>
        <w:rPr>
          <w:ins w:id="376" w:author="esi esi Keyvanloo" w:date="2026-08-12T16:43:00Z"/>
          <w:rFonts w:asciiTheme="majorBidi" w:hAnsiTheme="majorBidi" w:cstheme="majorBidi"/>
          <w:rtl/>
        </w:rPr>
      </w:pPr>
      <w:ins w:id="377" w:author="esi esi Keyvanloo" w:date="2026-08-12T16:43:00Z">
        <w:r w:rsidRPr="00CE6CAE">
          <w:rPr>
            <w:rFonts w:asciiTheme="majorBidi" w:hAnsiTheme="majorBidi" w:cstheme="majorBidi"/>
            <w:rtl/>
          </w:rPr>
          <w:t xml:space="preserve">با ارتفاع داخلی حدود </w:t>
        </w:r>
        <w:r w:rsidRPr="00CE6CAE">
          <w:rPr>
            <w:rFonts w:asciiTheme="majorBidi" w:hAnsiTheme="majorBidi" w:cstheme="majorBidi"/>
            <w:rtl/>
            <w:lang w:bidi="fa-IR"/>
          </w:rPr>
          <w:t>۱۵۰</w:t>
        </w:r>
        <w:r w:rsidRPr="00CE6CAE">
          <w:rPr>
            <w:rFonts w:asciiTheme="majorBidi" w:hAnsiTheme="majorBidi" w:cstheme="majorBidi"/>
            <w:rtl/>
          </w:rPr>
          <w:t xml:space="preserve"> سانتی‌متر:</w:t>
        </w:r>
      </w:ins>
    </w:p>
    <w:p w14:paraId="38670310" w14:textId="77777777" w:rsidR="00CE6CAE" w:rsidRPr="00CE6CAE" w:rsidRDefault="00CE6CAE" w:rsidP="00CE6CAE">
      <w:pPr>
        <w:spacing w:after="120" w:line="300" w:lineRule="auto"/>
        <w:jc w:val="both"/>
        <w:rPr>
          <w:ins w:id="378" w:author="esi esi Keyvanloo" w:date="2026-08-12T16:43:00Z"/>
          <w:rFonts w:asciiTheme="majorBidi" w:hAnsiTheme="majorBidi" w:cstheme="majorBidi"/>
          <w:rtl/>
        </w:rPr>
      </w:pPr>
      <w:ins w:id="379" w:author="esi esi Keyvanloo" w:date="2026-08-12T16:43:00Z">
        <w:r w:rsidRPr="00CE6CAE">
          <w:rPr>
            <w:rFonts w:asciiTheme="majorBidi" w:hAnsiTheme="majorBidi" w:cstheme="majorBidi"/>
            <w:b/>
            <w:bCs/>
            <w:rtl/>
          </w:rPr>
          <w:t>(</w:t>
        </w:r>
        <w:r w:rsidRPr="00CE6CAE">
          <w:rPr>
            <w:rFonts w:asciiTheme="majorBidi" w:hAnsiTheme="majorBidi" w:cstheme="majorBidi"/>
            <w:b/>
            <w:bCs/>
            <w:rtl/>
            <w:lang w:bidi="fa-IR"/>
          </w:rPr>
          <w:t>۱۵۰ − ۲۵) ÷ ۱۵۰ = ۸۳٪</w:t>
        </w:r>
        <w:r w:rsidRPr="00CE6CAE">
          <w:rPr>
            <w:rFonts w:asciiTheme="majorBidi" w:hAnsiTheme="majorBidi" w:cstheme="majorBidi"/>
            <w:rtl/>
          </w:rPr>
          <w:t xml:space="preserve"> ← دقیقاً همان سقف مشاهده‌شده</w:t>
        </w:r>
      </w:ins>
    </w:p>
    <w:p w14:paraId="62ED3DC6" w14:textId="77777777" w:rsidR="00CE6CAE" w:rsidRPr="00CE6CAE" w:rsidRDefault="00CE6CAE" w:rsidP="00CE6CAE">
      <w:pPr>
        <w:spacing w:after="120" w:line="300" w:lineRule="auto"/>
        <w:jc w:val="both"/>
        <w:rPr>
          <w:ins w:id="380" w:author="esi esi Keyvanloo" w:date="2026-08-12T16:43:00Z"/>
          <w:rFonts w:asciiTheme="majorBidi" w:hAnsiTheme="majorBidi" w:cstheme="majorBidi"/>
          <w:rtl/>
        </w:rPr>
      </w:pPr>
      <w:ins w:id="381" w:author="esi esi Keyvanloo" w:date="2026-08-12T16:43:00Z">
        <w:r w:rsidRPr="00CE6CAE">
          <w:rPr>
            <w:rFonts w:asciiTheme="majorBidi" w:hAnsiTheme="majorBidi" w:cstheme="majorBidi"/>
          </w:rPr>
          <w:pict w14:anchorId="3F0FD349">
            <v:rect id="_x0000_i1107" style="width:0;height:1.5pt" o:hralign="center" o:hrstd="t" o:hr="t" fillcolor="#a0a0a0" stroked="f"/>
          </w:pict>
        </w:r>
      </w:ins>
    </w:p>
    <w:p w14:paraId="4267CCBD" w14:textId="77777777" w:rsidR="00CE6CAE" w:rsidRPr="00CE6CAE" w:rsidRDefault="00CE6CAE" w:rsidP="00CE6CAE">
      <w:pPr>
        <w:spacing w:after="120" w:line="300" w:lineRule="auto"/>
        <w:jc w:val="both"/>
        <w:rPr>
          <w:ins w:id="382" w:author="esi esi Keyvanloo" w:date="2026-08-12T16:43:00Z"/>
          <w:rFonts w:asciiTheme="majorBidi" w:hAnsiTheme="majorBidi" w:cstheme="majorBidi"/>
          <w:b/>
          <w:bCs/>
        </w:rPr>
      </w:pPr>
      <w:ins w:id="383" w:author="esi esi Keyvanloo" w:date="2026-08-12T16:43:00Z">
        <w:r w:rsidRPr="00CE6CAE">
          <w:rPr>
            <w:rFonts w:asciiTheme="majorBidi" w:hAnsiTheme="majorBidi" w:cstheme="majorBidi"/>
            <w:b/>
            <w:bCs/>
            <w:rtl/>
          </w:rPr>
          <w:lastRenderedPageBreak/>
          <w:t xml:space="preserve">آزمون رایگان — بدون نیاز به </w:t>
        </w:r>
        <w:r w:rsidRPr="00CE6CAE">
          <w:rPr>
            <w:rFonts w:asciiTheme="majorBidi" w:hAnsiTheme="majorBidi" w:cstheme="majorBidi"/>
            <w:b/>
            <w:bCs/>
          </w:rPr>
          <w:t>EVOX</w:t>
        </w:r>
      </w:ins>
    </w:p>
    <w:p w14:paraId="23265983" w14:textId="77777777" w:rsidR="00CE6CAE" w:rsidRPr="00CE6CAE" w:rsidRDefault="00CE6CAE" w:rsidP="00CE6CAE">
      <w:pPr>
        <w:spacing w:after="120" w:line="300" w:lineRule="auto"/>
        <w:jc w:val="both"/>
        <w:rPr>
          <w:ins w:id="384" w:author="esi esi Keyvanloo" w:date="2026-08-12T16:43:00Z"/>
          <w:rFonts w:asciiTheme="majorBidi" w:hAnsiTheme="majorBidi" w:cstheme="majorBidi"/>
          <w:rtl/>
        </w:rPr>
      </w:pPr>
      <w:ins w:id="385" w:author="esi esi Keyvanloo" w:date="2026-08-12T16:43:00Z">
        <w:r w:rsidRPr="00CE6CAE">
          <w:rPr>
            <w:rFonts w:asciiTheme="majorBidi" w:hAnsiTheme="majorBidi" w:cstheme="majorBidi"/>
          </w:rPr>
          <w:t>python</w:t>
        </w:r>
      </w:ins>
    </w:p>
    <w:p w14:paraId="1144AAD1" w14:textId="77777777" w:rsidR="00CE6CAE" w:rsidRPr="00CE6CAE" w:rsidRDefault="00CE6CAE" w:rsidP="00CE6CAE">
      <w:pPr>
        <w:spacing w:after="120" w:line="300" w:lineRule="auto"/>
        <w:jc w:val="both"/>
        <w:rPr>
          <w:ins w:id="386" w:author="esi esi Keyvanloo" w:date="2026-08-12T16:43:00Z"/>
          <w:rFonts w:asciiTheme="majorBidi" w:hAnsiTheme="majorBidi" w:cstheme="majorBidi"/>
        </w:rPr>
      </w:pPr>
      <w:ins w:id="387" w:author="esi esi Keyvanloo" w:date="2026-08-12T16:43:00Z">
        <w:r w:rsidRPr="00CE6CAE">
          <w:rPr>
            <w:rFonts w:asciiTheme="majorBidi" w:hAnsiTheme="majorBidi" w:cstheme="majorBidi"/>
          </w:rPr>
          <w:t>sensor.groupby(["tipo_contentor", "volume"])["Enchimento"].max()</w:t>
        </w:r>
      </w:ins>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1757"/>
      </w:tblGrid>
      <w:tr w:rsidR="00CE6CAE" w:rsidRPr="00CE6CAE" w14:paraId="6A5FF7F5" w14:textId="77777777" w:rsidTr="00CE6CAE">
        <w:trPr>
          <w:tblHeader/>
          <w:tblCellSpacing w:w="15" w:type="dxa"/>
          <w:ins w:id="388" w:author="esi esi Keyvanloo" w:date="2026-08-12T16:43:00Z"/>
        </w:trPr>
        <w:tc>
          <w:tcPr>
            <w:tcW w:w="0" w:type="auto"/>
            <w:vAlign w:val="center"/>
            <w:hideMark/>
          </w:tcPr>
          <w:p w14:paraId="1259DE8F" w14:textId="77777777" w:rsidR="00CE6CAE" w:rsidRPr="00CE6CAE" w:rsidRDefault="00CE6CAE" w:rsidP="00CE6CAE">
            <w:pPr>
              <w:spacing w:after="120" w:line="300" w:lineRule="auto"/>
              <w:jc w:val="both"/>
              <w:rPr>
                <w:ins w:id="389" w:author="esi esi Keyvanloo" w:date="2026-08-12T16:43:00Z"/>
                <w:rFonts w:asciiTheme="majorBidi" w:hAnsiTheme="majorBidi" w:cstheme="majorBidi"/>
                <w:b/>
                <w:bCs/>
              </w:rPr>
            </w:pPr>
            <w:ins w:id="390" w:author="esi esi Keyvanloo" w:date="2026-08-12T16:43:00Z">
              <w:r w:rsidRPr="00CE6CAE">
                <w:rPr>
                  <w:rFonts w:asciiTheme="majorBidi" w:hAnsiTheme="majorBidi" w:cstheme="majorBidi"/>
                  <w:b/>
                  <w:bCs/>
                  <w:rtl/>
                </w:rPr>
                <w:t>نتیجه</w:t>
              </w:r>
            </w:ins>
          </w:p>
        </w:tc>
        <w:tc>
          <w:tcPr>
            <w:tcW w:w="0" w:type="auto"/>
            <w:vAlign w:val="center"/>
            <w:hideMark/>
          </w:tcPr>
          <w:p w14:paraId="1CBBC421" w14:textId="77777777" w:rsidR="00CE6CAE" w:rsidRPr="00CE6CAE" w:rsidRDefault="00CE6CAE" w:rsidP="00CE6CAE">
            <w:pPr>
              <w:spacing w:after="120" w:line="300" w:lineRule="auto"/>
              <w:jc w:val="both"/>
              <w:rPr>
                <w:ins w:id="391" w:author="esi esi Keyvanloo" w:date="2026-08-12T16:43:00Z"/>
                <w:rFonts w:asciiTheme="majorBidi" w:hAnsiTheme="majorBidi" w:cstheme="majorBidi"/>
                <w:b/>
                <w:bCs/>
              </w:rPr>
            </w:pPr>
            <w:ins w:id="392" w:author="esi esi Keyvanloo" w:date="2026-08-12T16:43:00Z">
              <w:r w:rsidRPr="00CE6CAE">
                <w:rPr>
                  <w:rFonts w:asciiTheme="majorBidi" w:hAnsiTheme="majorBidi" w:cstheme="majorBidi"/>
                  <w:b/>
                  <w:bCs/>
                  <w:rtl/>
                </w:rPr>
                <w:t>معنا</w:t>
              </w:r>
            </w:ins>
          </w:p>
        </w:tc>
      </w:tr>
      <w:tr w:rsidR="00CE6CAE" w:rsidRPr="00CE6CAE" w14:paraId="5B59F573" w14:textId="77777777" w:rsidTr="00CE6CAE">
        <w:trPr>
          <w:tblCellSpacing w:w="15" w:type="dxa"/>
          <w:ins w:id="393" w:author="esi esi Keyvanloo" w:date="2026-08-12T16:43:00Z"/>
        </w:trPr>
        <w:tc>
          <w:tcPr>
            <w:tcW w:w="0" w:type="auto"/>
            <w:vAlign w:val="center"/>
            <w:hideMark/>
          </w:tcPr>
          <w:p w14:paraId="7EB86743" w14:textId="77777777" w:rsidR="00CE6CAE" w:rsidRPr="00CE6CAE" w:rsidRDefault="00CE6CAE" w:rsidP="00CE6CAE">
            <w:pPr>
              <w:spacing w:after="120" w:line="300" w:lineRule="auto"/>
              <w:jc w:val="both"/>
              <w:rPr>
                <w:ins w:id="394" w:author="esi esi Keyvanloo" w:date="2026-08-12T16:43:00Z"/>
                <w:rFonts w:asciiTheme="majorBidi" w:hAnsiTheme="majorBidi" w:cstheme="majorBidi"/>
              </w:rPr>
            </w:pPr>
            <w:ins w:id="395" w:author="esi esi Keyvanloo" w:date="2026-08-12T16:43:00Z">
              <w:r w:rsidRPr="00CE6CAE">
                <w:rPr>
                  <w:rFonts w:asciiTheme="majorBidi" w:hAnsiTheme="majorBidi" w:cstheme="majorBidi"/>
                  <w:rtl/>
                </w:rPr>
                <w:t xml:space="preserve">سطل </w:t>
              </w:r>
              <w:r w:rsidRPr="00CE6CAE">
                <w:rPr>
                  <w:rFonts w:asciiTheme="majorBidi" w:hAnsiTheme="majorBidi" w:cstheme="majorBidi"/>
                  <w:rtl/>
                  <w:lang w:bidi="fa-IR"/>
                </w:rPr>
                <w:t>۵۰۰۰</w:t>
              </w:r>
              <w:r w:rsidRPr="00CE6CAE">
                <w:rPr>
                  <w:rFonts w:asciiTheme="majorBidi" w:hAnsiTheme="majorBidi" w:cstheme="majorBidi"/>
                  <w:rtl/>
                </w:rPr>
                <w:t xml:space="preserve"> لیتری سقف</w:t>
              </w:r>
              <w:r w:rsidRPr="00CE6CAE">
                <w:rPr>
                  <w:rFonts w:asciiTheme="majorBidi" w:hAnsiTheme="majorBidi" w:cstheme="majorBidi"/>
                </w:rPr>
                <w:t xml:space="preserve"> </w:t>
              </w:r>
              <w:r w:rsidRPr="00CE6CAE">
                <w:rPr>
                  <w:rFonts w:asciiTheme="majorBidi" w:hAnsiTheme="majorBidi" w:cstheme="majorBidi"/>
                  <w:b/>
                  <w:bCs/>
                  <w:rtl/>
                </w:rPr>
                <w:t>بالاتر</w:t>
              </w:r>
            </w:ins>
          </w:p>
        </w:tc>
        <w:tc>
          <w:tcPr>
            <w:tcW w:w="0" w:type="auto"/>
            <w:vAlign w:val="center"/>
            <w:hideMark/>
          </w:tcPr>
          <w:p w14:paraId="035E7FD0" w14:textId="77777777" w:rsidR="00CE6CAE" w:rsidRPr="00CE6CAE" w:rsidRDefault="00CE6CAE" w:rsidP="00CE6CAE">
            <w:pPr>
              <w:spacing w:after="120" w:line="300" w:lineRule="auto"/>
              <w:jc w:val="both"/>
              <w:rPr>
                <w:ins w:id="396" w:author="esi esi Keyvanloo" w:date="2026-08-12T16:43:00Z"/>
                <w:rFonts w:asciiTheme="majorBidi" w:hAnsiTheme="majorBidi" w:cstheme="majorBidi"/>
              </w:rPr>
            </w:pPr>
            <w:ins w:id="397" w:author="esi esi Keyvanloo" w:date="2026-08-12T16:43:00Z">
              <w:r w:rsidRPr="00CE6CAE">
                <w:rPr>
                  <w:rFonts w:ascii="Segoe UI Emoji" w:hAnsi="Segoe UI Emoji" w:cs="Segoe UI Emoji"/>
                </w:rPr>
                <w:t>✅</w:t>
              </w:r>
              <w:r w:rsidRPr="00CE6CAE">
                <w:rPr>
                  <w:rFonts w:asciiTheme="majorBidi" w:hAnsiTheme="majorBidi" w:cstheme="majorBidi"/>
                </w:rPr>
                <w:t xml:space="preserve"> </w:t>
              </w:r>
              <w:r w:rsidRPr="00CE6CAE">
                <w:rPr>
                  <w:rFonts w:asciiTheme="majorBidi" w:hAnsiTheme="majorBidi" w:cstheme="majorBidi"/>
                  <w:rtl/>
                </w:rPr>
                <w:t>منطقه کور فیزیکی</w:t>
              </w:r>
            </w:ins>
          </w:p>
        </w:tc>
      </w:tr>
      <w:tr w:rsidR="00CE6CAE" w:rsidRPr="00CE6CAE" w14:paraId="6CB073BA" w14:textId="77777777" w:rsidTr="00CE6CAE">
        <w:trPr>
          <w:tblCellSpacing w:w="15" w:type="dxa"/>
          <w:ins w:id="398" w:author="esi esi Keyvanloo" w:date="2026-08-12T16:43:00Z"/>
        </w:trPr>
        <w:tc>
          <w:tcPr>
            <w:tcW w:w="0" w:type="auto"/>
            <w:vAlign w:val="center"/>
            <w:hideMark/>
          </w:tcPr>
          <w:p w14:paraId="252A2109" w14:textId="77777777" w:rsidR="00CE6CAE" w:rsidRPr="00CE6CAE" w:rsidRDefault="00CE6CAE" w:rsidP="00CE6CAE">
            <w:pPr>
              <w:spacing w:after="120" w:line="300" w:lineRule="auto"/>
              <w:jc w:val="both"/>
              <w:rPr>
                <w:ins w:id="399" w:author="esi esi Keyvanloo" w:date="2026-08-12T16:43:00Z"/>
                <w:rFonts w:asciiTheme="majorBidi" w:hAnsiTheme="majorBidi" w:cstheme="majorBidi"/>
              </w:rPr>
            </w:pPr>
            <w:ins w:id="400" w:author="esi esi Keyvanloo" w:date="2026-08-12T16:43:00Z">
              <w:r w:rsidRPr="00CE6CAE">
                <w:rPr>
                  <w:rFonts w:asciiTheme="majorBidi" w:hAnsiTheme="majorBidi" w:cstheme="majorBidi"/>
                  <w:rtl/>
                </w:rPr>
                <w:t>همه دقیقاً یک سقف</w:t>
              </w:r>
            </w:ins>
          </w:p>
        </w:tc>
        <w:tc>
          <w:tcPr>
            <w:tcW w:w="0" w:type="auto"/>
            <w:vAlign w:val="center"/>
            <w:hideMark/>
          </w:tcPr>
          <w:p w14:paraId="5C420B18" w14:textId="77777777" w:rsidR="00CE6CAE" w:rsidRPr="00CE6CAE" w:rsidRDefault="00CE6CAE" w:rsidP="00CE6CAE">
            <w:pPr>
              <w:spacing w:after="120" w:line="300" w:lineRule="auto"/>
              <w:jc w:val="both"/>
              <w:rPr>
                <w:ins w:id="401" w:author="esi esi Keyvanloo" w:date="2026-08-12T16:43:00Z"/>
                <w:rFonts w:asciiTheme="majorBidi" w:hAnsiTheme="majorBidi" w:cstheme="majorBidi"/>
              </w:rPr>
            </w:pPr>
            <w:ins w:id="402" w:author="esi esi Keyvanloo" w:date="2026-08-12T16:43:00Z">
              <w:r w:rsidRPr="00CE6CAE">
                <w:rPr>
                  <w:rFonts w:ascii="Segoe UI Symbol" w:hAnsi="Segoe UI Symbol" w:cs="Segoe UI Symbol"/>
                </w:rPr>
                <w:t>⚠</w:t>
              </w:r>
              <w:r w:rsidRPr="00CE6CAE">
                <w:rPr>
                  <w:rFonts w:asciiTheme="majorBidi" w:hAnsiTheme="majorBidi" w:cstheme="majorBidi"/>
                </w:rPr>
                <w:t xml:space="preserve">️ </w:t>
              </w:r>
              <w:r w:rsidRPr="00CE6CAE">
                <w:rPr>
                  <w:rFonts w:asciiTheme="majorBidi" w:hAnsiTheme="majorBidi" w:cstheme="majorBidi"/>
                  <w:rtl/>
                </w:rPr>
                <w:t>سقف نرم‌افزاری</w:t>
              </w:r>
            </w:ins>
          </w:p>
        </w:tc>
      </w:tr>
    </w:tbl>
    <w:p w14:paraId="4854A8DF" w14:textId="77777777" w:rsidR="00CE6CAE" w:rsidRPr="00CE6CAE" w:rsidRDefault="00CE6CAE" w:rsidP="00CE6CAE">
      <w:pPr>
        <w:spacing w:after="120" w:line="300" w:lineRule="auto"/>
        <w:jc w:val="both"/>
        <w:rPr>
          <w:ins w:id="403" w:author="esi esi Keyvanloo" w:date="2026-08-12T16:43:00Z"/>
          <w:rFonts w:asciiTheme="majorBidi" w:hAnsiTheme="majorBidi" w:cstheme="majorBidi"/>
        </w:rPr>
      </w:pPr>
      <w:ins w:id="404" w:author="esi esi Keyvanloo" w:date="2026-08-12T16:43:00Z">
        <w:r w:rsidRPr="00CE6CAE">
          <w:rPr>
            <w:rFonts w:asciiTheme="majorBidi" w:hAnsiTheme="majorBidi" w:cstheme="majorBidi"/>
            <w:rtl/>
          </w:rPr>
          <w:t>پنج دقیقه کار، و بین دو فرضیه تفکیک می‌کند.</w:t>
        </w:r>
      </w:ins>
    </w:p>
    <w:p w14:paraId="72DF480D" w14:textId="77777777" w:rsidR="00CE6CAE" w:rsidRPr="00CE6CAE" w:rsidRDefault="00CE6CAE" w:rsidP="00CE6CAE">
      <w:pPr>
        <w:spacing w:after="120" w:line="300" w:lineRule="auto"/>
        <w:jc w:val="both"/>
        <w:rPr>
          <w:ins w:id="405" w:author="esi esi Keyvanloo" w:date="2026-08-12T16:43:00Z"/>
          <w:rFonts w:asciiTheme="majorBidi" w:hAnsiTheme="majorBidi" w:cstheme="majorBidi"/>
          <w:rtl/>
        </w:rPr>
      </w:pPr>
      <w:ins w:id="406" w:author="esi esi Keyvanloo" w:date="2026-08-12T16:43:00Z">
        <w:r w:rsidRPr="00CE6CAE">
          <w:rPr>
            <w:rFonts w:asciiTheme="majorBidi" w:hAnsiTheme="majorBidi" w:cstheme="majorBidi"/>
          </w:rPr>
          <w:pict w14:anchorId="5D2969DD">
            <v:rect id="_x0000_i1108" style="width:0;height:1.5pt" o:hralign="center" o:hrstd="t" o:hr="t" fillcolor="#a0a0a0" stroked="f"/>
          </w:pict>
        </w:r>
      </w:ins>
    </w:p>
    <w:p w14:paraId="7ADC2124" w14:textId="77777777" w:rsidR="00CE6CAE" w:rsidRPr="00CE6CAE" w:rsidRDefault="00CE6CAE" w:rsidP="00CE6CAE">
      <w:pPr>
        <w:spacing w:after="120" w:line="300" w:lineRule="auto"/>
        <w:jc w:val="both"/>
        <w:rPr>
          <w:ins w:id="407" w:author="esi esi Keyvanloo" w:date="2026-08-12T16:43:00Z"/>
          <w:rFonts w:asciiTheme="majorBidi" w:hAnsiTheme="majorBidi" w:cstheme="majorBidi"/>
          <w:b/>
          <w:bCs/>
        </w:rPr>
      </w:pPr>
      <w:ins w:id="408" w:author="esi esi Keyvanloo" w:date="2026-08-12T16:43:00Z">
        <w:r w:rsidRPr="00CE6CAE">
          <w:rPr>
            <w:rFonts w:asciiTheme="majorBidi" w:hAnsiTheme="majorBidi" w:cstheme="majorBidi"/>
            <w:b/>
            <w:bCs/>
            <w:rtl/>
          </w:rPr>
          <w:t xml:space="preserve">ایمیل به </w:t>
        </w:r>
        <w:r w:rsidRPr="00CE6CAE">
          <w:rPr>
            <w:rFonts w:asciiTheme="majorBidi" w:hAnsiTheme="majorBidi" w:cstheme="majorBidi"/>
            <w:b/>
            <w:bCs/>
          </w:rPr>
          <w:t>EVOX</w:t>
        </w:r>
        <w:r w:rsidRPr="00CE6CAE">
          <w:rPr>
            <w:rFonts w:asciiTheme="majorBidi" w:hAnsiTheme="majorBidi" w:cstheme="majorBidi"/>
            <w:b/>
            <w:bCs/>
            <w:rtl/>
          </w:rPr>
          <w:t xml:space="preserve"> — چهار پرسش</w:t>
        </w:r>
      </w:ins>
    </w:p>
    <w:p w14:paraId="69F05D2F" w14:textId="77777777" w:rsidR="00CE6CAE" w:rsidRPr="00CE6CAE" w:rsidRDefault="00CE6CAE" w:rsidP="00CE6CAE">
      <w:pPr>
        <w:spacing w:after="120" w:line="300" w:lineRule="auto"/>
        <w:jc w:val="both"/>
        <w:rPr>
          <w:ins w:id="409" w:author="esi esi Keyvanloo" w:date="2026-08-12T16:43:00Z"/>
          <w:rFonts w:asciiTheme="majorBidi" w:hAnsiTheme="majorBidi" w:cstheme="majorBidi"/>
          <w:rtl/>
        </w:rPr>
      </w:pPr>
      <w:ins w:id="410" w:author="esi esi Keyvanloo" w:date="2026-08-12T16:43:00Z">
        <w:r w:rsidRPr="00CE6CAE">
          <w:rPr>
            <w:rFonts w:asciiTheme="majorBidi" w:hAnsiTheme="majorBidi" w:cstheme="majorBidi"/>
          </w:rPr>
          <w:t>The units are mounted inside the container beneath the lid, facing downward. We observe a maximum reported fill of 82–84% across all containers. Could you confirm:</w:t>
        </w:r>
      </w:ins>
    </w:p>
    <w:p w14:paraId="4533BEB2" w14:textId="77777777" w:rsidR="00CE6CAE" w:rsidRPr="00CE6CAE" w:rsidRDefault="00CE6CAE" w:rsidP="00CE6CAE">
      <w:pPr>
        <w:numPr>
          <w:ilvl w:val="0"/>
          <w:numId w:val="4"/>
        </w:numPr>
        <w:spacing w:after="120" w:line="300" w:lineRule="auto"/>
        <w:jc w:val="both"/>
        <w:rPr>
          <w:ins w:id="411" w:author="esi esi Keyvanloo" w:date="2026-08-12T16:43:00Z"/>
          <w:rFonts w:asciiTheme="majorBidi" w:hAnsiTheme="majorBidi" w:cstheme="majorBidi"/>
        </w:rPr>
      </w:pPr>
      <w:ins w:id="412" w:author="esi esi Keyvanloo" w:date="2026-08-12T16:43:00Z">
        <w:r w:rsidRPr="00CE6CAE">
          <w:rPr>
            <w:rFonts w:asciiTheme="majorBidi" w:hAnsiTheme="majorBidi" w:cstheme="majorBidi"/>
          </w:rPr>
          <w:t>the blind zone of the ultrasonic transducer;</w:t>
        </w:r>
      </w:ins>
    </w:p>
    <w:p w14:paraId="6D279EB5" w14:textId="77777777" w:rsidR="00CE6CAE" w:rsidRPr="00CE6CAE" w:rsidRDefault="00CE6CAE" w:rsidP="00CE6CAE">
      <w:pPr>
        <w:numPr>
          <w:ilvl w:val="0"/>
          <w:numId w:val="4"/>
        </w:numPr>
        <w:spacing w:after="120" w:line="300" w:lineRule="auto"/>
        <w:jc w:val="both"/>
        <w:rPr>
          <w:ins w:id="413" w:author="esi esi Keyvanloo" w:date="2026-08-12T16:43:00Z"/>
          <w:rFonts w:asciiTheme="majorBidi" w:hAnsiTheme="majorBidi" w:cstheme="majorBidi"/>
        </w:rPr>
      </w:pPr>
      <w:ins w:id="414" w:author="esi esi Keyvanloo" w:date="2026-08-12T16:43:00Z">
        <w:r w:rsidRPr="00CE6CAE">
          <w:rPr>
            <w:rFonts w:asciiTheme="majorBidi" w:hAnsiTheme="majorBidi" w:cstheme="majorBidi"/>
          </w:rPr>
          <w:t>whether the reported percentage is computed against the full internal height or the measurable range below the blind zone;</w:t>
        </w:r>
      </w:ins>
    </w:p>
    <w:p w14:paraId="2400831C" w14:textId="77777777" w:rsidR="00CE6CAE" w:rsidRPr="00CE6CAE" w:rsidRDefault="00CE6CAE" w:rsidP="00CE6CAE">
      <w:pPr>
        <w:numPr>
          <w:ilvl w:val="0"/>
          <w:numId w:val="4"/>
        </w:numPr>
        <w:spacing w:after="120" w:line="300" w:lineRule="auto"/>
        <w:jc w:val="both"/>
        <w:rPr>
          <w:ins w:id="415" w:author="esi esi Keyvanloo" w:date="2026-08-12T16:43:00Z"/>
          <w:rFonts w:asciiTheme="majorBidi" w:hAnsiTheme="majorBidi" w:cstheme="majorBidi"/>
        </w:rPr>
      </w:pPr>
      <w:ins w:id="416" w:author="esi esi Keyvanloo" w:date="2026-08-12T16:43:00Z">
        <w:r w:rsidRPr="00CE6CAE">
          <w:rPr>
            <w:rFonts w:asciiTheme="majorBidi" w:hAnsiTheme="majorBidi" w:cstheme="majorBidi"/>
          </w:rPr>
          <w:t>whether the reference height is configured per container type;</w:t>
        </w:r>
      </w:ins>
    </w:p>
    <w:p w14:paraId="42B29EAA" w14:textId="77777777" w:rsidR="00CE6CAE" w:rsidRPr="00CE6CAE" w:rsidRDefault="00CE6CAE" w:rsidP="00CE6CAE">
      <w:pPr>
        <w:numPr>
          <w:ilvl w:val="0"/>
          <w:numId w:val="4"/>
        </w:numPr>
        <w:spacing w:after="120" w:line="300" w:lineRule="auto"/>
        <w:jc w:val="both"/>
        <w:rPr>
          <w:ins w:id="417" w:author="esi esi Keyvanloo" w:date="2026-08-12T16:43:00Z"/>
          <w:rFonts w:asciiTheme="majorBidi" w:hAnsiTheme="majorBidi" w:cstheme="majorBidi"/>
        </w:rPr>
      </w:pPr>
      <w:ins w:id="418" w:author="esi esi Keyvanloo" w:date="2026-08-12T16:43:00Z">
        <w:r w:rsidRPr="00CE6CAE">
          <w:rPr>
            <w:rFonts w:asciiTheme="majorBidi" w:hAnsiTheme="majorBidi" w:cstheme="majorBidi"/>
          </w:rPr>
          <w:t>the meaning of readings recorded as −100.</w:t>
        </w:r>
      </w:ins>
    </w:p>
    <w:p w14:paraId="597DC343" w14:textId="77777777" w:rsidR="00CE6CAE" w:rsidRPr="00CE6CAE" w:rsidRDefault="00CE6CAE" w:rsidP="00CE6CAE">
      <w:pPr>
        <w:spacing w:after="120" w:line="300" w:lineRule="auto"/>
        <w:jc w:val="both"/>
        <w:rPr>
          <w:ins w:id="419" w:author="esi esi Keyvanloo" w:date="2026-08-12T16:43:00Z"/>
          <w:rFonts w:asciiTheme="majorBidi" w:hAnsiTheme="majorBidi" w:cstheme="majorBidi"/>
        </w:rPr>
      </w:pPr>
      <w:ins w:id="420" w:author="esi esi Keyvanloo" w:date="2026-08-12T16:43:00Z">
        <w:r w:rsidRPr="00CE6CAE">
          <w:rPr>
            <w:rFonts w:ascii="Segoe UI Emoji" w:hAnsi="Segoe UI Emoji" w:cs="Segoe UI Emoji" w:hint="cs"/>
            <w:rtl/>
          </w:rPr>
          <w:t>⚠️</w:t>
        </w:r>
        <w:r w:rsidRPr="00CE6CAE">
          <w:rPr>
            <w:rFonts w:asciiTheme="majorBidi" w:hAnsiTheme="majorBidi" w:cstheme="majorBidi"/>
            <w:rtl/>
          </w:rPr>
          <w:t xml:space="preserve"> </w:t>
        </w:r>
        <w:r w:rsidRPr="00CE6CAE">
          <w:rPr>
            <w:rFonts w:asciiTheme="majorBidi" w:hAnsiTheme="majorBidi" w:cstheme="majorBidi"/>
            <w:b/>
            <w:bCs/>
            <w:rtl/>
          </w:rPr>
          <w:t xml:space="preserve">پرسش </w:t>
        </w:r>
        <w:r w:rsidRPr="00CE6CAE">
          <w:rPr>
            <w:rFonts w:asciiTheme="majorBidi" w:hAnsiTheme="majorBidi" w:cstheme="majorBidi"/>
            <w:b/>
            <w:bCs/>
            <w:rtl/>
            <w:lang w:bidi="fa-IR"/>
          </w:rPr>
          <w:t>۲</w:t>
        </w:r>
        <w:r w:rsidRPr="00CE6CAE">
          <w:rPr>
            <w:rFonts w:asciiTheme="majorBidi" w:hAnsiTheme="majorBidi" w:cstheme="majorBidi"/>
            <w:b/>
            <w:bCs/>
            <w:rtl/>
          </w:rPr>
          <w:t xml:space="preserve"> مهم‌ترین است</w:t>
        </w:r>
        <w:r w:rsidRPr="00CE6CAE">
          <w:rPr>
            <w:rFonts w:asciiTheme="majorBidi" w:hAnsiTheme="majorBidi" w:cstheme="majorBidi"/>
            <w:rtl/>
          </w:rPr>
          <w:t xml:space="preserve"> — تعیین می‌کند باید </w:t>
        </w:r>
        <w:r w:rsidRPr="00CE6CAE">
          <w:rPr>
            <w:rFonts w:asciiTheme="majorBidi" w:hAnsiTheme="majorBidi" w:cstheme="majorBidi"/>
          </w:rPr>
          <w:t>fill / 0.84</w:t>
        </w:r>
        <w:r w:rsidRPr="00CE6CAE">
          <w:rPr>
            <w:rFonts w:asciiTheme="majorBidi" w:hAnsiTheme="majorBidi" w:cstheme="majorBidi"/>
            <w:rtl/>
          </w:rPr>
          <w:t xml:space="preserve"> کنید یا نه، که تقاضا را ~</w:t>
        </w:r>
        <w:r w:rsidRPr="00CE6CAE">
          <w:rPr>
            <w:rFonts w:asciiTheme="majorBidi" w:hAnsiTheme="majorBidi" w:cstheme="majorBidi"/>
            <w:rtl/>
            <w:lang w:bidi="fa-IR"/>
          </w:rPr>
          <w:t>۱۹٪</w:t>
        </w:r>
        <w:r w:rsidRPr="00CE6CAE">
          <w:rPr>
            <w:rFonts w:asciiTheme="majorBidi" w:hAnsiTheme="majorBidi" w:cstheme="majorBidi"/>
            <w:rtl/>
          </w:rPr>
          <w:t xml:space="preserve"> عوض می‌کند.</w:t>
        </w:r>
      </w:ins>
    </w:p>
    <w:p w14:paraId="48B8C392" w14:textId="77777777" w:rsidR="00CE6CAE" w:rsidRPr="00CE6CAE" w:rsidRDefault="00CE6CAE" w:rsidP="00CE6CAE">
      <w:pPr>
        <w:spacing w:after="120" w:line="300" w:lineRule="auto"/>
        <w:jc w:val="both"/>
        <w:rPr>
          <w:ins w:id="421" w:author="esi esi Keyvanloo" w:date="2026-08-12T16:43:00Z"/>
          <w:rFonts w:asciiTheme="majorBidi" w:hAnsiTheme="majorBidi" w:cstheme="majorBidi"/>
          <w:rtl/>
        </w:rPr>
      </w:pPr>
      <w:ins w:id="422" w:author="esi esi Keyvanloo" w:date="2026-08-12T16:43:00Z">
        <w:r w:rsidRPr="00CE6CAE">
          <w:rPr>
            <w:rFonts w:asciiTheme="majorBidi" w:hAnsiTheme="majorBidi" w:cstheme="majorBidi"/>
            <w:b/>
            <w:bCs/>
            <w:rtl/>
          </w:rPr>
          <w:t xml:space="preserve">پرسش </w:t>
        </w:r>
        <w:r w:rsidRPr="00CE6CAE">
          <w:rPr>
            <w:rFonts w:asciiTheme="majorBidi" w:hAnsiTheme="majorBidi" w:cstheme="majorBidi"/>
            <w:b/>
            <w:bCs/>
            <w:rtl/>
            <w:lang w:bidi="fa-IR"/>
          </w:rPr>
          <w:t>۴</w:t>
        </w:r>
        <w:r w:rsidRPr="00CE6CAE">
          <w:rPr>
            <w:rFonts w:asciiTheme="majorBidi" w:hAnsiTheme="majorBidi" w:cstheme="majorBidi"/>
            <w:rtl/>
          </w:rPr>
          <w:t xml:space="preserve"> تعیین می‌کند چه مقدار از سال </w:t>
        </w:r>
        <w:r w:rsidRPr="00CE6CAE">
          <w:rPr>
            <w:rFonts w:asciiTheme="majorBidi" w:hAnsiTheme="majorBidi" w:cstheme="majorBidi"/>
            <w:rtl/>
            <w:lang w:bidi="fa-IR"/>
          </w:rPr>
          <w:t>۲۰۲۰</w:t>
        </w:r>
        <w:r w:rsidRPr="00CE6CAE">
          <w:rPr>
            <w:rFonts w:asciiTheme="majorBidi" w:hAnsiTheme="majorBidi" w:cstheme="majorBidi"/>
            <w:rtl/>
          </w:rPr>
          <w:t xml:space="preserve"> قابل بازیابی است.</w:t>
        </w:r>
      </w:ins>
    </w:p>
    <w:p w14:paraId="733396E5" w14:textId="77777777" w:rsidR="00CE6CAE" w:rsidRPr="00CE6CAE" w:rsidRDefault="00CE6CAE" w:rsidP="00CE6CAE">
      <w:pPr>
        <w:spacing w:after="120" w:line="300" w:lineRule="auto"/>
        <w:jc w:val="both"/>
        <w:rPr>
          <w:ins w:id="423" w:author="esi esi Keyvanloo" w:date="2026-08-12T16:43:00Z"/>
          <w:rFonts w:asciiTheme="majorBidi" w:hAnsiTheme="majorBidi" w:cstheme="majorBidi"/>
          <w:rtl/>
        </w:rPr>
      </w:pPr>
      <w:ins w:id="424" w:author="esi esi Keyvanloo" w:date="2026-08-12T16:43:00Z">
        <w:r w:rsidRPr="00CE6CAE">
          <w:rPr>
            <w:rFonts w:asciiTheme="majorBidi" w:hAnsiTheme="majorBidi" w:cstheme="majorBidi"/>
          </w:rPr>
          <w:pict w14:anchorId="18CF3507">
            <v:rect id="_x0000_i1109" style="width:0;height:1.5pt" o:hralign="center" o:hrstd="t" o:hr="t" fillcolor="#a0a0a0" stroked="f"/>
          </w:pict>
        </w:r>
      </w:ins>
    </w:p>
    <w:p w14:paraId="1D30CDBF" w14:textId="77777777" w:rsidR="00CE6CAE" w:rsidRPr="00CE6CAE" w:rsidRDefault="00CE6CAE" w:rsidP="00CE6CAE">
      <w:pPr>
        <w:spacing w:after="120" w:line="300" w:lineRule="auto"/>
        <w:jc w:val="both"/>
        <w:rPr>
          <w:ins w:id="425" w:author="esi esi Keyvanloo" w:date="2026-08-12T16:43:00Z"/>
          <w:rFonts w:asciiTheme="majorBidi" w:hAnsiTheme="majorBidi" w:cstheme="majorBidi"/>
          <w:b/>
          <w:bCs/>
        </w:rPr>
      </w:pPr>
      <w:ins w:id="426" w:author="esi esi Keyvanloo" w:date="2026-08-12T16:43:00Z">
        <w:r w:rsidRPr="00CE6CAE">
          <w:rPr>
            <w:rFonts w:asciiTheme="majorBidi" w:hAnsiTheme="majorBidi" w:cstheme="majorBidi"/>
            <w:b/>
            <w:bCs/>
            <w:rtl/>
          </w:rPr>
          <w:t>مسیر ارسال</w:t>
        </w:r>
      </w:ins>
    </w:p>
    <w:p w14:paraId="7451EA48" w14:textId="77777777" w:rsidR="00CE6CAE" w:rsidRPr="00CE6CAE" w:rsidRDefault="00CE6CAE" w:rsidP="00CE6CAE">
      <w:pPr>
        <w:spacing w:after="120" w:line="300" w:lineRule="auto"/>
        <w:jc w:val="both"/>
        <w:rPr>
          <w:ins w:id="427" w:author="esi esi Keyvanloo" w:date="2026-08-12T16:43:00Z"/>
          <w:rFonts w:asciiTheme="majorBidi" w:hAnsiTheme="majorBidi" w:cstheme="majorBidi"/>
          <w:rtl/>
        </w:rPr>
      </w:pPr>
      <w:ins w:id="428" w:author="esi esi Keyvanloo" w:date="2026-08-12T16:43:00Z">
        <w:r w:rsidRPr="00CE6CAE">
          <w:rPr>
            <w:rFonts w:asciiTheme="majorBidi" w:hAnsiTheme="majorBidi" w:cstheme="majorBidi"/>
            <w:rtl/>
          </w:rPr>
          <w:t xml:space="preserve">از طریق </w:t>
        </w:r>
        <w:r w:rsidRPr="00CE6CAE">
          <w:rPr>
            <w:rFonts w:asciiTheme="majorBidi" w:hAnsiTheme="majorBidi" w:cstheme="majorBidi"/>
            <w:b/>
            <w:bCs/>
            <w:rtl/>
          </w:rPr>
          <w:t xml:space="preserve">رابطه پروژه </w:t>
        </w:r>
        <w:r w:rsidRPr="00CE6CAE">
          <w:rPr>
            <w:rFonts w:asciiTheme="majorBidi" w:hAnsiTheme="majorBidi" w:cstheme="majorBidi"/>
            <w:b/>
            <w:bCs/>
          </w:rPr>
          <w:t>WSmartRoute</w:t>
        </w:r>
        <w:r w:rsidRPr="00CE6CAE">
          <w:rPr>
            <w:rFonts w:asciiTheme="majorBidi" w:hAnsiTheme="majorBidi" w:cstheme="majorBidi"/>
            <w:b/>
            <w:bCs/>
            <w:rtl/>
          </w:rPr>
          <w:t>+</w:t>
        </w:r>
        <w:r w:rsidRPr="00CE6CAE">
          <w:rPr>
            <w:rFonts w:asciiTheme="majorBidi" w:hAnsiTheme="majorBidi" w:cstheme="majorBidi"/>
            <w:rtl/>
          </w:rPr>
          <w:t xml:space="preserve"> — </w:t>
        </w:r>
        <w:r w:rsidRPr="00CE6CAE">
          <w:rPr>
            <w:rFonts w:asciiTheme="majorBidi" w:hAnsiTheme="majorBidi" w:cstheme="majorBidi"/>
          </w:rPr>
          <w:t>EVOX</w:t>
        </w:r>
        <w:r w:rsidRPr="00CE6CAE">
          <w:rPr>
            <w:rFonts w:asciiTheme="majorBidi" w:hAnsiTheme="majorBidi" w:cstheme="majorBidi"/>
            <w:rtl/>
          </w:rPr>
          <w:t xml:space="preserve"> شریک نام‌برده است. سریع‌تر از عبور از </w:t>
        </w:r>
        <w:r w:rsidRPr="00CE6CAE">
          <w:rPr>
            <w:rFonts w:asciiTheme="majorBidi" w:hAnsiTheme="majorBidi" w:cstheme="majorBidi"/>
          </w:rPr>
          <w:t>Valorsul</w:t>
        </w:r>
        <w:r w:rsidRPr="00CE6CAE">
          <w:rPr>
            <w:rFonts w:asciiTheme="majorBidi" w:hAnsiTheme="majorBidi" w:cstheme="majorBidi"/>
            <w:rtl/>
          </w:rPr>
          <w:t>.</w:t>
        </w:r>
      </w:ins>
    </w:p>
    <w:p w14:paraId="0595BA74" w14:textId="77777777" w:rsidR="00CE6CAE" w:rsidRPr="00CE6CAE" w:rsidRDefault="00CE6CAE" w:rsidP="00CE6CAE">
      <w:pPr>
        <w:spacing w:after="120" w:line="300" w:lineRule="auto"/>
        <w:jc w:val="both"/>
        <w:rPr>
          <w:ins w:id="429" w:author="esi esi Keyvanloo" w:date="2026-08-12T16:43:00Z"/>
          <w:rFonts w:asciiTheme="majorBidi" w:hAnsiTheme="majorBidi" w:cstheme="majorBidi"/>
          <w:rtl/>
        </w:rPr>
      </w:pPr>
      <w:ins w:id="430" w:author="esi esi Keyvanloo" w:date="2026-08-12T16:43:00Z">
        <w:r w:rsidRPr="00CE6CAE">
          <w:rPr>
            <w:rFonts w:ascii="Segoe UI Emoji" w:hAnsi="Segoe UI Emoji" w:cs="Segoe UI Emoji" w:hint="cs"/>
            <w:rtl/>
          </w:rPr>
          <w:t>💡</w:t>
        </w:r>
        <w:r w:rsidRPr="00CE6CAE">
          <w:rPr>
            <w:rFonts w:asciiTheme="majorBidi" w:hAnsiTheme="majorBidi" w:cstheme="majorBidi"/>
            <w:rtl/>
          </w:rPr>
          <w:t xml:space="preserve"> </w:t>
        </w:r>
        <w:r w:rsidRPr="00CE6CAE">
          <w:rPr>
            <w:rFonts w:ascii="Times New Roman" w:hAnsi="Times New Roman" w:cs="Times New Roman" w:hint="cs"/>
            <w:rtl/>
          </w:rPr>
          <w:t>و</w:t>
        </w:r>
        <w:r w:rsidRPr="00CE6CAE">
          <w:rPr>
            <w:rFonts w:asciiTheme="majorBidi" w:hAnsiTheme="majorBidi" w:cstheme="majorBidi"/>
            <w:rtl/>
          </w:rPr>
          <w:t xml:space="preserve"> </w:t>
        </w:r>
        <w:r w:rsidRPr="00CE6CAE">
          <w:rPr>
            <w:rFonts w:ascii="Times New Roman" w:hAnsi="Times New Roman" w:cs="Times New Roman" w:hint="cs"/>
            <w:rtl/>
          </w:rPr>
          <w:t>اگر</w:t>
        </w:r>
        <w:r w:rsidRPr="00CE6CAE">
          <w:rPr>
            <w:rFonts w:asciiTheme="majorBidi" w:hAnsiTheme="majorBidi" w:cstheme="majorBidi"/>
            <w:rtl/>
          </w:rPr>
          <w:t xml:space="preserve"> </w:t>
        </w:r>
        <w:r w:rsidRPr="00CE6CAE">
          <w:rPr>
            <w:rFonts w:ascii="Times New Roman" w:hAnsi="Times New Roman" w:cs="Times New Roman" w:hint="cs"/>
            <w:rtl/>
          </w:rPr>
          <w:t>بارکد</w:t>
        </w:r>
        <w:r w:rsidRPr="00CE6CAE">
          <w:rPr>
            <w:rFonts w:asciiTheme="majorBidi" w:hAnsiTheme="majorBidi" w:cstheme="majorBidi"/>
            <w:rtl/>
          </w:rPr>
          <w:t xml:space="preserve"> </w:t>
        </w:r>
        <w:r w:rsidRPr="00CE6CAE">
          <w:rPr>
            <w:rFonts w:ascii="Times New Roman" w:hAnsi="Times New Roman" w:cs="Times New Roman" w:hint="cs"/>
            <w:rtl/>
          </w:rPr>
          <w:t>روی</w:t>
        </w:r>
        <w:r w:rsidRPr="00CE6CAE">
          <w:rPr>
            <w:rFonts w:asciiTheme="majorBidi" w:hAnsiTheme="majorBidi" w:cstheme="majorBidi"/>
            <w:rtl/>
          </w:rPr>
          <w:t xml:space="preserve"> </w:t>
        </w:r>
        <w:r w:rsidRPr="00CE6CAE">
          <w:rPr>
            <w:rFonts w:ascii="Times New Roman" w:hAnsi="Times New Roman" w:cs="Times New Roman" w:hint="cs"/>
            <w:rtl/>
          </w:rPr>
          <w:t>بدنه</w:t>
        </w:r>
        <w:r w:rsidRPr="00CE6CAE">
          <w:rPr>
            <w:rFonts w:asciiTheme="majorBidi" w:hAnsiTheme="majorBidi" w:cstheme="majorBidi"/>
            <w:rtl/>
          </w:rPr>
          <w:t xml:space="preserve"> </w:t>
        </w:r>
        <w:r w:rsidRPr="00CE6CAE">
          <w:rPr>
            <w:rFonts w:ascii="Times New Roman" w:hAnsi="Times New Roman" w:cs="Times New Roman" w:hint="cs"/>
            <w:rtl/>
          </w:rPr>
          <w:t>سنسور</w:t>
        </w:r>
        <w:r w:rsidRPr="00CE6CAE">
          <w:rPr>
            <w:rFonts w:asciiTheme="majorBidi" w:hAnsiTheme="majorBidi" w:cstheme="majorBidi"/>
            <w:rtl/>
          </w:rPr>
          <w:t xml:space="preserve"> </w:t>
        </w:r>
        <w:r w:rsidRPr="00CE6CAE">
          <w:rPr>
            <w:rFonts w:ascii="Times New Roman" w:hAnsi="Times New Roman" w:cs="Times New Roman" w:hint="cs"/>
            <w:rtl/>
          </w:rPr>
          <w:t>را</w:t>
        </w:r>
        <w:r w:rsidRPr="00CE6CAE">
          <w:rPr>
            <w:rFonts w:asciiTheme="majorBidi" w:hAnsiTheme="majorBidi" w:cstheme="majorBidi"/>
            <w:rtl/>
          </w:rPr>
          <w:t xml:space="preserve"> </w:t>
        </w:r>
        <w:r w:rsidRPr="00CE6CAE">
          <w:rPr>
            <w:rFonts w:ascii="Times New Roman" w:hAnsi="Times New Roman" w:cs="Times New Roman" w:hint="cs"/>
            <w:rtl/>
          </w:rPr>
          <w:t>بخوانید،</w:t>
        </w:r>
        <w:r w:rsidRPr="00CE6CAE">
          <w:rPr>
            <w:rFonts w:asciiTheme="majorBidi" w:hAnsiTheme="majorBidi" w:cstheme="majorBidi"/>
            <w:rtl/>
          </w:rPr>
          <w:t xml:space="preserve"> </w:t>
        </w:r>
        <w:r w:rsidRPr="00CE6CAE">
          <w:rPr>
            <w:rFonts w:ascii="Times New Roman" w:hAnsi="Times New Roman" w:cs="Times New Roman" w:hint="cs"/>
            <w:rtl/>
          </w:rPr>
          <w:t>مدل</w:t>
        </w:r>
        <w:r w:rsidRPr="00CE6CAE">
          <w:rPr>
            <w:rFonts w:asciiTheme="majorBidi" w:hAnsiTheme="majorBidi" w:cstheme="majorBidi"/>
            <w:rtl/>
          </w:rPr>
          <w:t xml:space="preserve"> </w:t>
        </w:r>
        <w:r w:rsidRPr="00CE6CAE">
          <w:rPr>
            <w:rFonts w:ascii="Times New Roman" w:hAnsi="Times New Roman" w:cs="Times New Roman" w:hint="cs"/>
            <w:rtl/>
          </w:rPr>
          <w:t>دقیق</w:t>
        </w:r>
        <w:r w:rsidRPr="00CE6CAE">
          <w:rPr>
            <w:rFonts w:asciiTheme="majorBidi" w:hAnsiTheme="majorBidi" w:cstheme="majorBidi"/>
            <w:rtl/>
          </w:rPr>
          <w:t xml:space="preserve"> </w:t>
        </w:r>
        <w:r w:rsidRPr="00CE6CAE">
          <w:rPr>
            <w:rFonts w:ascii="Times New Roman" w:hAnsi="Times New Roman" w:cs="Times New Roman" w:hint="cs"/>
            <w:rtl/>
          </w:rPr>
          <w:t>را</w:t>
        </w:r>
        <w:r w:rsidRPr="00CE6CAE">
          <w:rPr>
            <w:rFonts w:asciiTheme="majorBidi" w:hAnsiTheme="majorBidi" w:cstheme="majorBidi"/>
            <w:rtl/>
          </w:rPr>
          <w:t xml:space="preserve"> </w:t>
        </w:r>
        <w:r w:rsidRPr="00CE6CAE">
          <w:rPr>
            <w:rFonts w:ascii="Times New Roman" w:hAnsi="Times New Roman" w:cs="Times New Roman" w:hint="cs"/>
            <w:rtl/>
          </w:rPr>
          <w:t>هم</w:t>
        </w:r>
        <w:r w:rsidRPr="00CE6CAE">
          <w:rPr>
            <w:rFonts w:asciiTheme="majorBidi" w:hAnsiTheme="majorBidi" w:cstheme="majorBidi"/>
            <w:rtl/>
          </w:rPr>
          <w:t xml:space="preserve"> </w:t>
        </w:r>
        <w:r w:rsidRPr="00CE6CAE">
          <w:rPr>
            <w:rFonts w:ascii="Times New Roman" w:hAnsi="Times New Roman" w:cs="Times New Roman" w:hint="cs"/>
            <w:rtl/>
          </w:rPr>
          <w:t>دارید</w:t>
        </w:r>
        <w:r w:rsidRPr="00CE6CAE">
          <w:rPr>
            <w:rFonts w:asciiTheme="majorBidi" w:hAnsiTheme="majorBidi" w:cstheme="majorBidi"/>
            <w:rtl/>
          </w:rPr>
          <w:t xml:space="preserve"> </w:t>
        </w:r>
        <w:r w:rsidRPr="00CE6CAE">
          <w:rPr>
            <w:rFonts w:ascii="Times New Roman" w:hAnsi="Times New Roman" w:cs="Times New Roman" w:hint="cs"/>
            <w:rtl/>
          </w:rPr>
          <w:t>و</w:t>
        </w:r>
        <w:r w:rsidRPr="00CE6CAE">
          <w:rPr>
            <w:rFonts w:asciiTheme="majorBidi" w:hAnsiTheme="majorBidi" w:cstheme="majorBidi"/>
            <w:rtl/>
          </w:rPr>
          <w:t xml:space="preserve"> </w:t>
        </w:r>
        <w:r w:rsidRPr="00CE6CAE">
          <w:rPr>
            <w:rFonts w:ascii="Times New Roman" w:hAnsi="Times New Roman" w:cs="Times New Roman" w:hint="cs"/>
            <w:rtl/>
          </w:rPr>
          <w:t>درخواست</w:t>
        </w:r>
        <w:r w:rsidRPr="00CE6CAE">
          <w:rPr>
            <w:rFonts w:asciiTheme="majorBidi" w:hAnsiTheme="majorBidi" w:cstheme="majorBidi"/>
            <w:rtl/>
          </w:rPr>
          <w:t xml:space="preserve"> </w:t>
        </w:r>
        <w:r w:rsidRPr="00CE6CAE">
          <w:rPr>
            <w:rFonts w:ascii="Times New Roman" w:hAnsi="Times New Roman" w:cs="Times New Roman" w:hint="cs"/>
            <w:rtl/>
          </w:rPr>
          <w:t>مشخص‌تر</w:t>
        </w:r>
        <w:r w:rsidRPr="00CE6CAE">
          <w:rPr>
            <w:rFonts w:asciiTheme="majorBidi" w:hAnsiTheme="majorBidi" w:cstheme="majorBidi"/>
            <w:rtl/>
          </w:rPr>
          <w:t xml:space="preserve"> </w:t>
        </w:r>
        <w:r w:rsidRPr="00CE6CAE">
          <w:rPr>
            <w:rFonts w:ascii="Times New Roman" w:hAnsi="Times New Roman" w:cs="Times New Roman" w:hint="cs"/>
            <w:rtl/>
          </w:rPr>
          <w:t>می‌شود</w:t>
        </w:r>
        <w:r w:rsidRPr="00CE6CAE">
          <w:rPr>
            <w:rFonts w:asciiTheme="majorBidi" w:hAnsiTheme="majorBidi" w:cstheme="majorBidi"/>
            <w:rtl/>
          </w:rPr>
          <w:t>.</w:t>
        </w:r>
      </w:ins>
    </w:p>
    <w:p w14:paraId="5225B5F7" w14:textId="6C7EA082" w:rsidR="00CE6CAE" w:rsidRPr="00FE1FE5" w:rsidRDefault="00CE6CAE" w:rsidP="00CE6CAE">
      <w:pPr>
        <w:spacing w:after="120" w:line="300" w:lineRule="auto"/>
        <w:jc w:val="both"/>
        <w:rPr>
          <w:rFonts w:asciiTheme="majorBidi" w:hAnsiTheme="majorBidi" w:cstheme="majorBidi"/>
        </w:rPr>
      </w:pPr>
    </w:p>
    <w:sectPr w:rsidR="00CE6CAE" w:rsidRPr="00FE1FE5">
      <w:headerReference w:type="default" r:id="rId17"/>
      <w:footerReference w:type="default" r:id="rId18"/>
      <w:pgSz w:w="11906" w:h="16838"/>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esi esi Keyvanloo" w:date="2026-08-10T21:14:00Z" w:initials="eK">
    <w:p w14:paraId="5B8402F8" w14:textId="48F46EB2" w:rsidR="006045FE" w:rsidRPr="006045FE" w:rsidRDefault="006045FE" w:rsidP="006045FE">
      <w:pPr>
        <w:pStyle w:val="CommentText"/>
      </w:pPr>
      <w:r>
        <w:rPr>
          <w:rStyle w:val="CommentReference"/>
        </w:rPr>
        <w:annotationRef/>
      </w:r>
      <w:r w:rsidRPr="006045FE">
        <w:t>Please add Coimbra university logo in</w:t>
      </w:r>
      <w:r>
        <w:t xml:space="preserve"> top of this page , and write and typing below this logo </w:t>
      </w:r>
      <w:r w:rsidRPr="006045FE">
        <w:t xml:space="preserve">Transport Systems </w:t>
      </w:r>
      <w:r>
        <w:t xml:space="preserve">,then </w:t>
      </w:r>
      <w:r w:rsidRPr="006045FE">
        <w:t xml:space="preserve">Department of Civil Engineering (DEC), </w:t>
      </w:r>
      <w:r>
        <w:t>then</w:t>
      </w:r>
      <w:r w:rsidRPr="006045FE">
        <w:t xml:space="preserve"> Faculty of Sciences and Technology (FCTUC)</w:t>
      </w:r>
    </w:p>
  </w:comment>
  <w:comment w:id="1" w:author="esi esi Keyvanloo" w:date="2026-08-10T21:18:00Z" w:initials="eK">
    <w:p w14:paraId="33362AF4" w14:textId="2F7E2343" w:rsidR="006045FE" w:rsidRDefault="006045FE">
      <w:pPr>
        <w:pStyle w:val="CommentText"/>
        <w:rPr>
          <w:rFonts w:hint="cs"/>
          <w:rtl/>
          <w:lang w:bidi="fa-IR"/>
        </w:rPr>
      </w:pPr>
      <w:r>
        <w:rPr>
          <w:rStyle w:val="CommentReference"/>
        </w:rPr>
        <w:annotationRef/>
      </w:r>
      <w:r w:rsidRPr="006045FE">
        <w:rPr>
          <w:lang w:bidi="fa-IR"/>
        </w:rPr>
        <w:t xml:space="preserve">Given the nature and content of the thesis, honestly tell me what title is appropriate (in both the trash can location and the trash </w:t>
      </w:r>
      <w:r>
        <w:rPr>
          <w:lang w:bidi="fa-IR"/>
        </w:rPr>
        <w:t>bin</w:t>
      </w:r>
      <w:r w:rsidRPr="006045FE">
        <w:rPr>
          <w:lang w:bidi="fa-IR"/>
        </w:rPr>
        <w:t xml:space="preserve"> location and routing modes).</w:t>
      </w:r>
    </w:p>
  </w:comment>
  <w:comment w:id="2" w:author="esi esi Keyvanloo" w:date="2026-08-10T21:22:00Z" w:initials="eK">
    <w:p w14:paraId="28BD3219" w14:textId="6C2605B9" w:rsidR="006045FE" w:rsidRDefault="006045FE">
      <w:pPr>
        <w:pStyle w:val="CommentText"/>
      </w:pPr>
      <w:r>
        <w:rPr>
          <w:rStyle w:val="CommentReference"/>
        </w:rPr>
        <w:annotationRef/>
      </w:r>
      <w:r>
        <w:t>I think this text mut be remove</w:t>
      </w:r>
    </w:p>
  </w:comment>
  <w:comment w:id="4" w:author="esi esi Keyvanloo" w:date="2026-08-10T21:22:00Z" w:initials="eK">
    <w:p w14:paraId="72EB2612" w14:textId="4974EC93" w:rsidR="006045FE" w:rsidRPr="006045FE" w:rsidRDefault="006045FE">
      <w:pPr>
        <w:pStyle w:val="CommentText"/>
      </w:pPr>
      <w:r>
        <w:rPr>
          <w:rStyle w:val="CommentReference"/>
        </w:rPr>
        <w:annotationRef/>
      </w:r>
      <w:r w:rsidRPr="006045FE">
        <w:t xml:space="preserve">Plesas add candidte : Esmaeil Keyvanloo , supervisor:  </w:t>
      </w:r>
    </w:p>
  </w:comment>
  <w:comment w:id="6" w:author="esi esi Keyvanloo" w:date="2026-08-10T21:25:00Z" w:initials="eK">
    <w:p w14:paraId="3F28536B" w14:textId="417163A9" w:rsidR="00237EF9" w:rsidRDefault="00237EF9">
      <w:pPr>
        <w:pStyle w:val="CommentText"/>
      </w:pPr>
      <w:r>
        <w:rPr>
          <w:rStyle w:val="CommentReference"/>
        </w:rPr>
        <w:annotationRef/>
      </w:r>
      <w:r>
        <w:t>Please remove</w:t>
      </w:r>
    </w:p>
  </w:comment>
  <w:comment w:id="7" w:author="esi esi Keyvanloo" w:date="2026-08-10T21:24:00Z" w:initials="eK">
    <w:p w14:paraId="76DAB414" w14:textId="5B397A67" w:rsidR="00237EF9" w:rsidRDefault="00237EF9">
      <w:pPr>
        <w:pStyle w:val="CommentText"/>
      </w:pPr>
      <w:r>
        <w:rPr>
          <w:rStyle w:val="CommentReference"/>
        </w:rPr>
        <w:annotationRef/>
      </w:r>
      <w:r>
        <w:t>Please remove</w:t>
      </w:r>
    </w:p>
  </w:comment>
  <w:comment w:id="8" w:author="esi esi Keyvanloo" w:date="2026-08-10T21:24:00Z" w:initials="eK">
    <w:p w14:paraId="002456A1" w14:textId="24E596A6" w:rsidR="00237EF9" w:rsidRPr="00FE1FE5" w:rsidRDefault="00237EF9" w:rsidP="00237EF9">
      <w:pPr>
        <w:jc w:val="center"/>
        <w:rPr>
          <w:rFonts w:asciiTheme="majorBidi" w:hAnsiTheme="majorBidi" w:cstheme="majorBidi"/>
        </w:rPr>
      </w:pPr>
      <w:r>
        <w:rPr>
          <w:rStyle w:val="CommentReference"/>
        </w:rPr>
        <w:annotationRef/>
      </w:r>
      <w:r>
        <w:t xml:space="preserve">Please write </w:t>
      </w:r>
      <w:r w:rsidRPr="00FE1FE5">
        <w:rPr>
          <w:rFonts w:asciiTheme="majorBidi" w:hAnsiTheme="majorBidi" w:cstheme="majorBidi"/>
          <w:color w:val="6B7280"/>
          <w:sz w:val="19"/>
          <w:szCs w:val="19"/>
        </w:rPr>
        <w:t xml:space="preserve">August 2026 </w:t>
      </w:r>
      <w:r>
        <w:rPr>
          <w:rFonts w:asciiTheme="majorBidi" w:hAnsiTheme="majorBidi" w:cstheme="majorBidi"/>
          <w:color w:val="6B7280"/>
          <w:sz w:val="19"/>
          <w:szCs w:val="19"/>
        </w:rPr>
        <w:t>, Coimbra</w:t>
      </w:r>
    </w:p>
    <w:p w14:paraId="098EB9BB" w14:textId="0D1C1929" w:rsidR="00237EF9" w:rsidRDefault="00237EF9">
      <w:pPr>
        <w:pStyle w:val="CommentText"/>
      </w:pPr>
    </w:p>
  </w:comment>
  <w:comment w:id="10" w:author="esi esi Keyvanloo" w:date="2026-08-10T21:28:00Z" w:initials="eK">
    <w:p w14:paraId="21310911" w14:textId="22346089" w:rsidR="0003477F" w:rsidRDefault="0003477F">
      <w:pPr>
        <w:pStyle w:val="CommentText"/>
      </w:pPr>
      <w:r>
        <w:rPr>
          <w:rStyle w:val="CommentReference"/>
        </w:rPr>
        <w:annotationRef/>
      </w:r>
      <w:r>
        <w:t>Please write table of contents</w:t>
      </w:r>
    </w:p>
  </w:comment>
  <w:comment w:id="11" w:author="esi esi Keyvanloo" w:date="2026-08-10T22:22:00Z" w:initials="eK">
    <w:p w14:paraId="6A7A0B28" w14:textId="670AE501" w:rsidR="00B346D5" w:rsidRDefault="00B346D5">
      <w:pPr>
        <w:pStyle w:val="CommentText"/>
      </w:pPr>
      <w:r>
        <w:rPr>
          <w:rStyle w:val="CommentReference"/>
        </w:rPr>
        <w:annotationRef/>
      </w:r>
    </w:p>
  </w:comment>
  <w:comment w:id="12" w:author="esi esi Keyvanloo" w:date="2026-08-10T22:22:00Z" w:initials="eK">
    <w:p w14:paraId="039F49B5" w14:textId="77777777" w:rsidR="00B346D5" w:rsidRPr="00B346D5" w:rsidRDefault="00B346D5" w:rsidP="00B346D5">
      <w:pPr>
        <w:pStyle w:val="CommentText"/>
      </w:pPr>
      <w:r>
        <w:rPr>
          <w:rStyle w:val="CommentReference"/>
        </w:rPr>
        <w:annotationRef/>
      </w:r>
      <w:r w:rsidRPr="00B346D5">
        <w:rPr>
          <w:b/>
          <w:bCs/>
        </w:rPr>
        <w:t>7. References</w:t>
      </w:r>
      <w:r w:rsidRPr="00B346D5">
        <w:br/>
      </w:r>
      <w:r w:rsidRPr="00B346D5">
        <w:rPr>
          <w:b/>
          <w:bCs/>
        </w:rPr>
        <w:t>Appendix A - Operational parameters from public sources</w:t>
      </w:r>
      <w:r w:rsidRPr="00B346D5">
        <w:br/>
      </w:r>
      <w:r w:rsidRPr="00B346D5">
        <w:rPr>
          <w:b/>
          <w:bCs/>
        </w:rPr>
        <w:t>Appendix B - Data acquisition guide: who to ask, what to request</w:t>
      </w:r>
      <w:r w:rsidRPr="00B346D5">
        <w:br/>
      </w:r>
      <w:r w:rsidRPr="00B346D5">
        <w:t> </w:t>
      </w:r>
      <w:r w:rsidRPr="00B346D5">
        <w:rPr>
          <w:b/>
          <w:bCs/>
        </w:rPr>
        <w:t>B.1 Valorsul, S.A. - operator of the Oeste selective collection</w:t>
      </w:r>
      <w:r w:rsidRPr="00B346D5">
        <w:br/>
      </w:r>
      <w:r w:rsidRPr="00B346D5">
        <w:t> </w:t>
      </w:r>
      <w:r w:rsidRPr="00B346D5">
        <w:rPr>
          <w:b/>
          <w:bCs/>
        </w:rPr>
        <w:t>B.2 Câmara Municipal de Rio Maior - Divisão de Ambiente / Serviços Urbanos</w:t>
      </w:r>
      <w:r w:rsidRPr="00B346D5">
        <w:br/>
      </w:r>
      <w:r w:rsidRPr="00B346D5">
        <w:t> </w:t>
      </w:r>
      <w:r w:rsidRPr="00B346D5">
        <w:rPr>
          <w:b/>
          <w:bCs/>
        </w:rPr>
        <w:t>B.3 Sensor supplier</w:t>
      </w:r>
      <w:r w:rsidRPr="00B346D5">
        <w:br/>
      </w:r>
      <w:r w:rsidRPr="00B346D5">
        <w:t> </w:t>
      </w:r>
      <w:r w:rsidRPr="00B346D5">
        <w:rPr>
          <w:b/>
          <w:bCs/>
        </w:rPr>
        <w:t>B.4 National authorities and public repositories</w:t>
      </w:r>
      <w:r w:rsidRPr="00B346D5">
        <w:br/>
      </w:r>
      <w:r w:rsidRPr="00B346D5">
        <w:rPr>
          <w:b/>
          <w:bCs/>
        </w:rPr>
        <w:t>Appendix C - Reproducibility</w:t>
      </w:r>
    </w:p>
    <w:p w14:paraId="675F040F" w14:textId="10DB4E44" w:rsidR="00B346D5" w:rsidRDefault="00B346D5">
      <w:pPr>
        <w:pStyle w:val="CommentText"/>
      </w:pPr>
    </w:p>
  </w:comment>
  <w:comment w:id="13" w:author="esi esi Keyvanloo" w:date="2026-08-10T21:32:00Z" w:initials="eK">
    <w:p w14:paraId="608C7148" w14:textId="18A09C1B" w:rsidR="0003477F" w:rsidRDefault="0003477F">
      <w:pPr>
        <w:pStyle w:val="CommentText"/>
      </w:pPr>
      <w:r>
        <w:rPr>
          <w:rStyle w:val="CommentReference"/>
        </w:rPr>
        <w:annotationRef/>
      </w:r>
      <w:r>
        <w:t xml:space="preserve">Please don’t use </w:t>
      </w:r>
      <w:r w:rsidRPr="0003477F">
        <w:t>—</w:t>
      </w:r>
      <w:r>
        <w:t>, please use -</w:t>
      </w:r>
    </w:p>
  </w:comment>
  <w:comment w:id="14" w:author="esi esi Keyvanloo" w:date="2026-08-10T21:29:00Z" w:initials="eK">
    <w:p w14:paraId="23277CA8" w14:textId="45F7DC26" w:rsidR="0003477F" w:rsidRDefault="0003477F">
      <w:pPr>
        <w:pStyle w:val="CommentText"/>
      </w:pPr>
      <w:r>
        <w:rPr>
          <w:rStyle w:val="CommentReference"/>
        </w:rPr>
        <w:annotationRef/>
      </w:r>
      <w:r>
        <w:t xml:space="preserve">Please remove </w:t>
      </w:r>
      <w:r w:rsidRPr="0003477F">
        <w:t>Contents</w:t>
      </w:r>
      <w:r>
        <w:t xml:space="preserve"> in this list in  first line</w:t>
      </w:r>
    </w:p>
  </w:comment>
  <w:comment w:id="15" w:author="esi esi Keyvanloo" w:date="2026-08-10T21:31:00Z" w:initials="eK">
    <w:p w14:paraId="0299099A" w14:textId="6B5D07DD" w:rsidR="0003477F" w:rsidRDefault="0003477F">
      <w:pPr>
        <w:pStyle w:val="CommentText"/>
      </w:pPr>
      <w:r>
        <w:rPr>
          <w:rStyle w:val="CommentReference"/>
        </w:rPr>
        <w:annotationRef/>
      </w:r>
      <w:r>
        <w:t>Please remove</w:t>
      </w:r>
    </w:p>
  </w:comment>
  <w:comment w:id="16" w:author="esi esi Keyvanloo" w:date="2026-08-10T21:32:00Z" w:initials="eK">
    <w:p w14:paraId="1575DA2C" w14:textId="653F8F11" w:rsidR="0003477F" w:rsidRDefault="0003477F">
      <w:pPr>
        <w:pStyle w:val="CommentText"/>
      </w:pPr>
      <w:r>
        <w:rPr>
          <w:rStyle w:val="CommentReference"/>
        </w:rPr>
        <w:annotationRef/>
      </w:r>
    </w:p>
  </w:comment>
  <w:comment w:id="18" w:author="esi esi Keyvanloo" w:date="2026-08-10T19:31:00Z" w:initials="eK">
    <w:p w14:paraId="494004CA" w14:textId="14F74D0B" w:rsidR="00A23306" w:rsidRDefault="00A23306" w:rsidP="00047D47">
      <w:pPr>
        <w:pStyle w:val="CommentText"/>
      </w:pPr>
      <w:r>
        <w:rPr>
          <w:rStyle w:val="CommentReference"/>
        </w:rPr>
        <w:annotationRef/>
      </w:r>
      <w:r>
        <w:t>This supposed to be table of content for tables and next one for figures</w:t>
      </w:r>
      <w:r w:rsidR="00A4693A">
        <w:t xml:space="preserve"> in separate title and add number of page </w:t>
      </w:r>
      <w:r w:rsidR="007F3151">
        <w:t xml:space="preserve">,also add list of formulation </w:t>
      </w:r>
      <w:r w:rsidR="00047D47">
        <w:rPr>
          <w:rFonts w:hint="cs"/>
          <w:rtl/>
        </w:rPr>
        <w:t>...</w:t>
      </w:r>
      <w:r w:rsidR="00047D47" w:rsidRPr="00047D47">
        <w:rPr>
          <w:sz w:val="22"/>
          <w:szCs w:val="22"/>
        </w:rPr>
        <w:t xml:space="preserve"> </w:t>
      </w:r>
      <w:r w:rsidR="00047D47" w:rsidRPr="00047D47">
        <w:t>Please restructure this section into three separate lists: "List of Tables", "List of Figures", and "List of Equations". Each list should have its own heading and should include the item number, title or caption, and corresponding page number. Please remove the current "Table i - List of tables" and "Table ii - List of figures" format, since these are lists rather than tables in the thesis. Also, please add a separate List of Equations for Equations, including a short description and page number for each equation.</w:t>
      </w:r>
    </w:p>
  </w:comment>
  <w:comment w:id="19" w:author="esi esi Keyvanloo" w:date="2026-08-10T22:33:00Z" w:initials="eK">
    <w:p w14:paraId="42B46DA9" w14:textId="682B182E" w:rsidR="000F31A2" w:rsidRDefault="000F31A2">
      <w:pPr>
        <w:pStyle w:val="CommentText"/>
      </w:pPr>
      <w:r>
        <w:rPr>
          <w:rStyle w:val="CommentReference"/>
        </w:rPr>
        <w:annotationRef/>
      </w:r>
      <w:r>
        <w:t>Please remove</w:t>
      </w:r>
    </w:p>
  </w:comment>
  <w:comment w:id="21" w:author="esi esi Keyvanloo" w:date="2026-08-10T22:35:00Z" w:initials="eK">
    <w:p w14:paraId="2289F712" w14:textId="357FE489" w:rsidR="000F31A2" w:rsidRDefault="000F31A2" w:rsidP="000F31A2">
      <w:pPr>
        <w:pStyle w:val="CommentText"/>
      </w:pPr>
      <w:r>
        <w:rPr>
          <w:rStyle w:val="CommentReference"/>
        </w:rPr>
        <w:annotationRef/>
      </w:r>
      <w:r w:rsidRPr="000F31A2">
        <w:t>Please revise this section as "Abbreviations and Portuguese Terms"</w:t>
      </w:r>
    </w:p>
  </w:comment>
  <w:comment w:id="22" w:author="esi esi Keyvanloo" w:date="2026-08-10T19:45:00Z" w:initials="eK">
    <w:p w14:paraId="537A4BFB" w14:textId="37819B92" w:rsidR="000C4B20" w:rsidRPr="000C4B20" w:rsidRDefault="00B409DC" w:rsidP="000C4B20">
      <w:pPr>
        <w:pStyle w:val="CommentText"/>
      </w:pPr>
      <w:r>
        <w:rPr>
          <w:rStyle w:val="CommentReference"/>
        </w:rPr>
        <w:annotationRef/>
      </w:r>
      <w:r w:rsidR="00266618" w:rsidRPr="00266618">
        <w:rPr>
          <w:highlight w:val="yellow"/>
        </w:rPr>
        <w:t>Explain more</w:t>
      </w:r>
      <w:r w:rsidR="00266618">
        <w:t xml:space="preserve"> //</w:t>
      </w:r>
      <w:r>
        <w:t>Add English description for better understanding</w:t>
      </w:r>
      <w:r w:rsidR="000C4B20">
        <w:t>///</w:t>
      </w:r>
      <w:r w:rsidR="000C4B20" w:rsidRPr="000C4B20">
        <w:rPr>
          <w:rFonts w:ascii="Times New Roman" w:eastAsia="Times New Roman" w:hAnsi="Times New Roman" w:cs="Times New Roman"/>
          <w:b/>
          <w:bCs/>
          <w:color w:val="auto"/>
          <w:sz w:val="24"/>
          <w:szCs w:val="24"/>
        </w:rPr>
        <w:t xml:space="preserve"> </w:t>
      </w:r>
      <w:r w:rsidR="000C4B20" w:rsidRPr="000C4B20">
        <w:rPr>
          <w:b/>
          <w:bCs/>
        </w:rPr>
        <w:t>Add a clear English explanation for all Portuguese abbreviations and terms, particularly BGRI, CTRO, Ecoponto, Enchimento and Freguesia, so that an international reader can understand both their literal meaning and their function in the Portuguese waste-management and administrative context.</w:t>
      </w:r>
    </w:p>
    <w:p w14:paraId="15C1BF64" w14:textId="6136BE70" w:rsidR="000C4B20" w:rsidRPr="000C4B20" w:rsidRDefault="000C4B20" w:rsidP="000C4B20">
      <w:pPr>
        <w:pStyle w:val="CommentText"/>
      </w:pPr>
    </w:p>
    <w:p w14:paraId="69B60A87" w14:textId="44D825B0" w:rsidR="00B409DC" w:rsidRDefault="00B409DC">
      <w:pPr>
        <w:pStyle w:val="CommentText"/>
      </w:pPr>
    </w:p>
  </w:comment>
  <w:comment w:id="23" w:author="esi esi Keyvanloo" w:date="2026-08-10T22:39:00Z" w:initials="eK">
    <w:p w14:paraId="7590892B" w14:textId="5C947921" w:rsidR="00266618" w:rsidRDefault="00266618">
      <w:pPr>
        <w:pStyle w:val="CommentText"/>
      </w:pPr>
      <w:r w:rsidRPr="00266618">
        <w:rPr>
          <w:rStyle w:val="CommentReference"/>
          <w:highlight w:val="yellow"/>
        </w:rPr>
        <w:annotationRef/>
      </w:r>
      <w:r w:rsidRPr="00266618">
        <w:rPr>
          <w:highlight w:val="yellow"/>
        </w:rPr>
        <w:t>explain</w:t>
      </w:r>
    </w:p>
  </w:comment>
  <w:comment w:id="24" w:author="esi esi Keyvanloo" w:date="2026-08-10T22:37:00Z" w:initials="eK">
    <w:p w14:paraId="46697DF3" w14:textId="7F1E221C" w:rsidR="00172FA8" w:rsidRDefault="00172FA8">
      <w:pPr>
        <w:pStyle w:val="CommentText"/>
      </w:pPr>
      <w:r>
        <w:rPr>
          <w:rStyle w:val="CommentReference"/>
        </w:rPr>
        <w:annotationRef/>
      </w:r>
      <w:r w:rsidRPr="00172FA8">
        <w:rPr>
          <w:highlight w:val="yellow"/>
        </w:rPr>
        <w:t>explain</w:t>
      </w:r>
    </w:p>
  </w:comment>
  <w:comment w:id="25" w:author="esi esi Keyvanloo" w:date="2026-08-10T22:37:00Z" w:initials="eK">
    <w:p w14:paraId="6C0A99CC" w14:textId="6FDC2113" w:rsidR="00172FA8" w:rsidRDefault="00172FA8">
      <w:pPr>
        <w:pStyle w:val="CommentText"/>
      </w:pPr>
      <w:r>
        <w:rPr>
          <w:rStyle w:val="CommentReference"/>
        </w:rPr>
        <w:annotationRef/>
      </w:r>
      <w:r w:rsidRPr="00172FA8">
        <w:rPr>
          <w:highlight w:val="yellow"/>
        </w:rPr>
        <w:t>explain</w:t>
      </w:r>
    </w:p>
  </w:comment>
  <w:comment w:id="27" w:author="esi esi Keyvanloo" w:date="2026-08-11T14:49:00Z" w:initials="eK">
    <w:p w14:paraId="43F61E85" w14:textId="0C2D5857" w:rsidR="00D63CF1" w:rsidRDefault="00D63CF1">
      <w:pPr>
        <w:pStyle w:val="CommentText"/>
      </w:pPr>
      <w:r>
        <w:rPr>
          <w:rStyle w:val="CommentReference"/>
        </w:rPr>
        <w:annotationRef/>
      </w:r>
      <w:r w:rsidRPr="00D63CF1">
        <w:t>The Executive Summary would be substantially strengthened by one descriptive result drawn directly from the data, independent of any model. Across 1,048,575 sensor readings the median fill level at collection was 35% and the lower quartile 13%: half of all collection events occurred at containers below one-third full. This is directly comparable to the ERSUC figure cited in the WSmartRoute+ proposal (52% of rural containers collected below 25% fill) and establishes the operational problem without relying on the demand model.</w:t>
      </w:r>
    </w:p>
  </w:comment>
  <w:comment w:id="28" w:author="esi esi Keyvanloo" w:date="2026-08-11T14:52:00Z" w:initials="eK">
    <w:p w14:paraId="442B29C2" w14:textId="1C75FAC6" w:rsidR="00025175" w:rsidRDefault="00025175">
      <w:pPr>
        <w:pStyle w:val="CommentText"/>
      </w:pPr>
      <w:r>
        <w:rPr>
          <w:rStyle w:val="CommentReference"/>
        </w:rPr>
        <w:annotationRef/>
      </w:r>
      <w:r>
        <w:t xml:space="preserve">Two or three </w:t>
      </w:r>
    </w:p>
  </w:comment>
  <w:comment w:id="29" w:author="esi esi Keyvanloo" w:date="2026-08-10T19:47:00Z" w:initials="eK">
    <w:p w14:paraId="53502CFF" w14:textId="7583E6C6" w:rsidR="00712E20" w:rsidRPr="00712E20" w:rsidRDefault="00807052" w:rsidP="00712E20">
      <w:pPr>
        <w:pStyle w:val="CommentText"/>
      </w:pPr>
      <w:r>
        <w:rPr>
          <w:rStyle w:val="CommentReference"/>
        </w:rPr>
        <w:annotationRef/>
      </w:r>
      <w:r>
        <w:t>Remove extra spaces</w:t>
      </w:r>
      <w:r w:rsidR="00712E20">
        <w:t>-</w:t>
      </w:r>
      <w:r w:rsidR="00712E20" w:rsidRPr="00712E20">
        <w:rPr>
          <w:rFonts w:ascii="Times New Roman" w:eastAsia="Times New Roman" w:hAnsi="Times New Roman" w:cs="Times New Roman"/>
          <w:b/>
          <w:bCs/>
          <w:color w:val="auto"/>
          <w:sz w:val="24"/>
          <w:szCs w:val="24"/>
        </w:rPr>
        <w:t xml:space="preserve"> </w:t>
      </w:r>
      <w:r w:rsidR="00712E20" w:rsidRPr="00712E20">
        <w:rPr>
          <w:b/>
          <w:bCs/>
        </w:rPr>
        <w:t>Please remove the extra spaces throughout this paragraph and ensure consistent spacing between sentences and paragraphs.</w:t>
      </w:r>
    </w:p>
    <w:p w14:paraId="420026FC" w14:textId="45DB0BBA" w:rsidR="00807052" w:rsidRDefault="00807052">
      <w:pPr>
        <w:pStyle w:val="CommentText"/>
      </w:pPr>
    </w:p>
  </w:comment>
  <w:comment w:id="30" w:author="esi esi Keyvanloo" w:date="2026-08-10T23:06:00Z" w:initials="eK">
    <w:p w14:paraId="7F1BF819" w14:textId="77777777" w:rsidR="002824E8" w:rsidRPr="002824E8" w:rsidRDefault="002824E8" w:rsidP="002824E8">
      <w:pPr>
        <w:pStyle w:val="CommentText"/>
      </w:pPr>
      <w:r>
        <w:rPr>
          <w:rStyle w:val="CommentReference"/>
        </w:rPr>
        <w:annotationRef/>
      </w:r>
      <w:r w:rsidRPr="002824E8">
        <w:rPr>
          <w:b/>
          <w:bCs/>
        </w:rPr>
        <w:t>Please distinguish clearly between the geographical study area and the wider operational collection network. The spatial framework should show: (1) the Rio Maior study area with demand points and container locations; (2) relevant operational areas and collection movements outside the study boundary; (3) the confirmed truck depot or route origin/return point; and (4) the treatment or final disposal facility, where applicable. External operational points should remain in the network model even if container-location optimisation is restricted to Rio Maior.</w:t>
      </w:r>
    </w:p>
    <w:p w14:paraId="6F09C7FF" w14:textId="77777777" w:rsidR="002824E8" w:rsidRPr="002824E8" w:rsidRDefault="002824E8" w:rsidP="002824E8">
      <w:pPr>
        <w:pStyle w:val="CommentText"/>
      </w:pPr>
      <w:r w:rsidRPr="002824E8">
        <w:t>For the map, show these separately:</w:t>
      </w:r>
    </w:p>
    <w:p w14:paraId="654A77A6" w14:textId="77777777" w:rsidR="002824E8" w:rsidRPr="002824E8" w:rsidRDefault="002824E8" w:rsidP="002824E8">
      <w:pPr>
        <w:pStyle w:val="CommentText"/>
        <w:numPr>
          <w:ilvl w:val="0"/>
          <w:numId w:val="3"/>
        </w:numPr>
      </w:pPr>
      <w:r w:rsidRPr="002824E8">
        <w:rPr>
          <w:b/>
          <w:bCs/>
        </w:rPr>
        <w:t>Inside study area</w:t>
      </w:r>
      <w:r w:rsidRPr="002824E8">
        <w:t xml:space="preserve"> - Rio Maior demand, population and ecopontos. </w:t>
      </w:r>
    </w:p>
    <w:p w14:paraId="74DCF870" w14:textId="77777777" w:rsidR="002824E8" w:rsidRPr="002824E8" w:rsidRDefault="002824E8" w:rsidP="002824E8">
      <w:pPr>
        <w:pStyle w:val="CommentText"/>
        <w:numPr>
          <w:ilvl w:val="0"/>
          <w:numId w:val="3"/>
        </w:numPr>
      </w:pPr>
      <w:r w:rsidRPr="002824E8">
        <w:rPr>
          <w:b/>
          <w:bCs/>
        </w:rPr>
        <w:t>Outside operational area</w:t>
      </w:r>
      <w:r w:rsidRPr="002824E8">
        <w:t xml:space="preserve"> - parts of collection circuits beyond the study boundary. </w:t>
      </w:r>
    </w:p>
    <w:p w14:paraId="5C33D86C" w14:textId="77777777" w:rsidR="002824E8" w:rsidRPr="002824E8" w:rsidRDefault="002824E8" w:rsidP="002824E8">
      <w:pPr>
        <w:pStyle w:val="CommentText"/>
        <w:numPr>
          <w:ilvl w:val="0"/>
          <w:numId w:val="3"/>
        </w:numPr>
      </w:pPr>
      <w:r w:rsidRPr="002824E8">
        <w:rPr>
          <w:b/>
          <w:bCs/>
        </w:rPr>
        <w:t>Truck depot / route origin</w:t>
      </w:r>
      <w:r w:rsidRPr="002824E8">
        <w:t xml:space="preserve"> - only the location verified as the actual vehicle base. </w:t>
      </w:r>
    </w:p>
    <w:p w14:paraId="4C028B43" w14:textId="77777777" w:rsidR="002824E8" w:rsidRPr="002824E8" w:rsidRDefault="002824E8" w:rsidP="002824E8">
      <w:pPr>
        <w:pStyle w:val="CommentText"/>
        <w:numPr>
          <w:ilvl w:val="0"/>
          <w:numId w:val="3"/>
        </w:numPr>
      </w:pPr>
      <w:r w:rsidRPr="002824E8">
        <w:rPr>
          <w:b/>
          <w:bCs/>
        </w:rPr>
        <w:t>Treatment facility / landfill</w:t>
      </w:r>
      <w:r w:rsidRPr="002824E8">
        <w:t xml:space="preserve"> - shown separately if it is part of the analysed waste flow.</w:t>
      </w:r>
    </w:p>
    <w:p w14:paraId="2FA2B4CD" w14:textId="18A575FD" w:rsidR="002824E8" w:rsidRDefault="002824E8">
      <w:pPr>
        <w:pStyle w:val="CommentText"/>
      </w:pPr>
    </w:p>
  </w:comment>
  <w:comment w:id="31" w:author="esi esi Keyvanloo" w:date="2026-08-10T22:55:00Z" w:initials="eK">
    <w:p w14:paraId="3CA20008" w14:textId="626A399C" w:rsidR="00E8426F" w:rsidRDefault="00E8426F">
      <w:pPr>
        <w:pStyle w:val="CommentText"/>
      </w:pPr>
      <w:r>
        <w:rPr>
          <w:rStyle w:val="CommentReference"/>
        </w:rPr>
        <w:annotationRef/>
      </w:r>
      <w:r>
        <w:t xml:space="preserve">I don’t </w:t>
      </w:r>
      <w:r w:rsidR="00722488">
        <w:t>know, please</w:t>
      </w:r>
      <w:r>
        <w:t xml:space="preserve"> explain it </w:t>
      </w:r>
    </w:p>
  </w:comment>
  <w:comment w:id="32" w:author="esi esi Keyvanloo" w:date="2026-08-11T15:20:00Z" w:initials="eK">
    <w:p w14:paraId="08BFF558" w14:textId="0340691D" w:rsidR="00623873" w:rsidRDefault="00623873">
      <w:pPr>
        <w:pStyle w:val="CommentText"/>
      </w:pPr>
      <w:r>
        <w:rPr>
          <w:rStyle w:val="CommentReference"/>
        </w:rPr>
        <w:annotationRef/>
      </w:r>
      <w:r w:rsidR="00F73DA6">
        <w:t>Valorsul's own facilities list records an Estação de Transferência e Ecocentro within Rio Maior itself (39.31963, −8.92405), roughly 2 km from the city centre. Collection vehicles plausibly discharge there rather than driving to Cadaval on each circuit, with bulk transfer onward to the Aterro Sanitário do Oeste. Please verify the actual circuit endpoint with Valorsul before this assumption enters any distance or cost calculation: the two candidate endpoints differ by a factor of roughly ten in haul distance per trip.</w:t>
      </w:r>
    </w:p>
  </w:comment>
  <w:comment w:id="33" w:author="esi esi Keyvanloo" w:date="2026-08-10T22:57:00Z" w:initials="eK">
    <w:p w14:paraId="6A1D0DC9" w14:textId="1F45CE1D" w:rsidR="00E8426F" w:rsidRDefault="00E8426F">
      <w:pPr>
        <w:pStyle w:val="CommentText"/>
      </w:pPr>
      <w:r>
        <w:rPr>
          <w:rStyle w:val="CommentReference"/>
        </w:rPr>
        <w:annotationRef/>
      </w:r>
      <w:r>
        <w:t>Explain it what is it?</w:t>
      </w:r>
    </w:p>
  </w:comment>
  <w:comment w:id="34" w:author="esi esi Keyvanloo" w:date="2026-08-10T23:01:00Z" w:initials="eK">
    <w:p w14:paraId="18657CF4" w14:textId="081EEE0F" w:rsidR="002824E8" w:rsidRDefault="002824E8">
      <w:pPr>
        <w:pStyle w:val="CommentText"/>
      </w:pPr>
      <w:r>
        <w:rPr>
          <w:rStyle w:val="CommentReference"/>
        </w:rPr>
        <w:annotationRef/>
      </w:r>
      <w:r>
        <w:t xml:space="preserve">Are consider region in 2 part: inside and outside and truck warehouse point and fil land point </w:t>
      </w:r>
    </w:p>
  </w:comment>
  <w:comment w:id="35" w:author="esi esi Keyvanloo" w:date="2026-08-11T15:29:00Z" w:initials="eK">
    <w:p w14:paraId="08FB1975" w14:textId="10CB341D" w:rsidR="00D73727" w:rsidRDefault="00D73727">
      <w:pPr>
        <w:pStyle w:val="CommentText"/>
      </w:pPr>
      <w:r>
        <w:rPr>
          <w:rStyle w:val="CommentReference"/>
        </w:rPr>
        <w:annotationRef/>
      </w:r>
      <w:r w:rsidRPr="00D73727">
        <w:t>In addition to softening this, please state which specific public sources were used for each item. Fleet composition and shift structure in particular do not appear to be published for Rio Maior; figures circulating from equipment catalogues or from other municipalities are not evidence about this operation and should not be treated as recovered operational facts</w:t>
      </w:r>
    </w:p>
  </w:comment>
  <w:comment w:id="36" w:author="esi esi Keyvanloo" w:date="2026-08-10T23:09:00Z" w:initials="eK">
    <w:p w14:paraId="1DD3856A" w14:textId="77777777" w:rsidR="00E53545" w:rsidRPr="00E53545" w:rsidRDefault="00E53545" w:rsidP="00E53545">
      <w:pPr>
        <w:pStyle w:val="CommentText"/>
      </w:pPr>
      <w:r>
        <w:rPr>
          <w:rStyle w:val="CommentReference"/>
        </w:rPr>
        <w:annotationRef/>
      </w:r>
      <w:r w:rsidRPr="00E53545">
        <w:rPr>
          <w:b/>
          <w:bCs/>
        </w:rPr>
        <w:t>Please soften this statement. Public sources reduce the operational data gap, but they may not fully represent current operations. Routing should remain conditional on verification of the fleet, shift, circuit and depot-related information.</w:t>
      </w:r>
    </w:p>
    <w:p w14:paraId="01E092ED" w14:textId="56B1E6C2" w:rsidR="00E53545" w:rsidRDefault="00E53545">
      <w:pPr>
        <w:pStyle w:val="CommentText"/>
      </w:pPr>
    </w:p>
  </w:comment>
  <w:comment w:id="37" w:author="esi esi Keyvanloo" w:date="2026-08-10T22:41:00Z" w:initials="eK">
    <w:p w14:paraId="03326BC9" w14:textId="470B5C55" w:rsidR="00E138E1" w:rsidRDefault="00A130AC">
      <w:pPr>
        <w:pStyle w:val="CommentText"/>
      </w:pPr>
      <w:r>
        <w:t>Please remove all unnecessary extra spaces and ensure consistent single spacing throughout the Executive Summary. Also check paragraph breaks and punctuation spacing for consistency.</w:t>
      </w:r>
    </w:p>
  </w:comment>
  <w:comment w:id="38" w:author="esi esi Keyvanloo" w:date="2026-08-11T10:59:00Z" w:initials="eK">
    <w:p w14:paraId="1D626EF4" w14:textId="64475550" w:rsidR="0092515C" w:rsidRDefault="0092515C">
      <w:pPr>
        <w:pStyle w:val="CommentText"/>
      </w:pPr>
      <w:r>
        <w:rPr>
          <w:rStyle w:val="CommentReference"/>
        </w:rPr>
        <w:annotationRef/>
      </w:r>
    </w:p>
  </w:comment>
  <w:comment w:id="39" w:author="esi esi Keyvanloo" w:date="2026-08-11T10:59:00Z" w:initials="eK">
    <w:p w14:paraId="2180AF2A" w14:textId="77777777" w:rsidR="0092515C" w:rsidRPr="0092515C" w:rsidRDefault="0092515C" w:rsidP="0092515C">
      <w:pPr>
        <w:pStyle w:val="CommentText"/>
      </w:pPr>
      <w:r>
        <w:rPr>
          <w:rStyle w:val="CommentReference"/>
        </w:rPr>
        <w:annotationRef/>
      </w:r>
      <w:r w:rsidRPr="0092515C">
        <w:rPr>
          <w:b/>
          <w:bCs/>
        </w:rPr>
        <w:t>Please soften and refine this paragraph. The current regression should be described as performing poorly rather than simply "not working". Also clarify that the weak statistical significance applies to the current specification, not necessarily to the predictors themselves. Replace "the cause" with "the main likely causes", and explain that sensor-derived fill rates provide a basis for rebuilding container-level demand only after appropriate quality control, calibration and validation.</w:t>
      </w:r>
    </w:p>
    <w:p w14:paraId="593A981E" w14:textId="60CC9075" w:rsidR="0092515C" w:rsidRDefault="0092515C">
      <w:pPr>
        <w:pStyle w:val="CommentText"/>
      </w:pPr>
    </w:p>
  </w:comment>
  <w:comment w:id="40" w:author="esi esi Keyvanloo" w:date="2026-08-11T11:01:00Z" w:initials="eK">
    <w:p w14:paraId="67C55CA7" w14:textId="1D9D8B56" w:rsidR="0092515C" w:rsidRDefault="0092515C">
      <w:pPr>
        <w:pStyle w:val="CommentText"/>
      </w:pPr>
      <w:r>
        <w:rPr>
          <w:rStyle w:val="CommentReference"/>
        </w:rPr>
        <w:annotationRef/>
      </w:r>
      <w:r>
        <w:t>I thin 464 bin that 12 bin don touch landuse</w:t>
      </w:r>
    </w:p>
  </w:comment>
  <w:comment w:id="41" w:author="esi esi Keyvanloo" w:date="2026-08-11T14:42:00Z" w:initials="eK">
    <w:p w14:paraId="2DC29D29" w14:textId="24237B6D" w:rsidR="00D63CF1" w:rsidRDefault="00D63CF1">
      <w:pPr>
        <w:pStyle w:val="CommentText"/>
      </w:pPr>
      <w:r>
        <w:rPr>
          <w:rStyle w:val="CommentReference"/>
        </w:rPr>
        <w:annotationRef/>
      </w:r>
      <w:r w:rsidRPr="00D63CF1">
        <w:t>The reported R² refers to variation in the log-transformed response ln(1 + mean_kg_per_day), not in demand on its original scale. Please state the transformed response explicitly, and confirm which transformation was used, since ln(Y) and ln(1+Y) both appear in the supporting documentation. Are populations nonlinear and not normally distributed?</w:t>
      </w:r>
    </w:p>
  </w:comment>
  <w:comment w:id="42" w:author="esi esi Keyvanloo" w:date="2026-08-11T11:00:00Z" w:initials="eK">
    <w:p w14:paraId="26C2F857" w14:textId="20BDEFAF" w:rsidR="0092515C" w:rsidRDefault="0092515C">
      <w:pPr>
        <w:pStyle w:val="CommentText"/>
      </w:pPr>
      <w:r>
        <w:rPr>
          <w:rStyle w:val="CommentReference"/>
        </w:rPr>
        <w:annotationRef/>
      </w:r>
    </w:p>
  </w:comment>
  <w:comment w:id="43" w:author="esi esi Keyvanloo" w:date="2026-08-11T11:00:00Z" w:initials="eK">
    <w:p w14:paraId="46D52C81" w14:textId="476AA4AB" w:rsidR="0092515C" w:rsidRDefault="0092515C">
      <w:pPr>
        <w:pStyle w:val="CommentText"/>
      </w:pPr>
      <w:r>
        <w:rPr>
          <w:rStyle w:val="CommentReference"/>
        </w:rPr>
        <w:annotationRef/>
      </w:r>
      <w:r>
        <w:t>I don’t know please explain</w:t>
      </w:r>
      <w:r w:rsidR="00F3151E">
        <w:rPr>
          <w:rFonts w:hint="cs"/>
          <w:rtl/>
        </w:rPr>
        <w:t>..</w:t>
      </w:r>
    </w:p>
  </w:comment>
  <w:comment w:id="44" w:author="esi esi Keyvanloo" w:date="2026-08-11T14:54:00Z" w:initials="eK">
    <w:p w14:paraId="35B71B5D" w14:textId="2A5D88F4" w:rsidR="00307FDE" w:rsidRDefault="00307FDE" w:rsidP="00307FDE">
      <w:pPr>
        <w:pStyle w:val="CommentText"/>
      </w:pPr>
      <w:r>
        <w:rPr>
          <w:rStyle w:val="CommentReference"/>
        </w:rPr>
        <w:annotationRef/>
      </w:r>
      <w:r w:rsidRPr="00307FDE">
        <w:t>Failing to reject a null hypothesis is not evidence in its favour. Please rephrase: "the joint F-test does not provide evidence that the predictors, taken together, improve the fit relative to an intercept-only model." The current wording asserts that the predictors explain nothing, which is a stronger claim than the test supports.</w:t>
      </w:r>
    </w:p>
  </w:comment>
  <w:comment w:id="45" w:author="esi esi Keyvanloo" w:date="2026-08-11T14:27:00Z" w:initials="eK">
    <w:p w14:paraId="284836BC" w14:textId="4F62ADCC" w:rsidR="007334B0" w:rsidRDefault="007334B0" w:rsidP="007334B0">
      <w:pPr>
        <w:pStyle w:val="CommentText"/>
      </w:pPr>
      <w:r>
        <w:rPr>
          <w:rStyle w:val="CommentReference"/>
        </w:rPr>
        <w:annotationRef/>
      </w:r>
      <w:r w:rsidRPr="007334B0">
        <w:t>The summary reports weak explanatory power but does not report the magnitude problem, which is more consequential. The estimated mean demand of 341 kg per container-day implies roughly 154 tonnes per day for a municipality of 21,004 residents, or about 7.3 kg of recyclables per person per day — approximately five times total municipal solid waste generation in Portugal. A 2,500 L container would require emptying several times daily. Please state this explicitly in the Executive Summary: a model whose output is dimensionally implausible cannot serve as an optimisation input regardless of its R².</w:t>
      </w:r>
    </w:p>
  </w:comment>
  <w:comment w:id="47" w:author="esi esi Keyvanloo" w:date="2026-08-11T14:57:00Z" w:initials="eK">
    <w:p w14:paraId="46F4BD29" w14:textId="3609AF27" w:rsidR="00307FDE" w:rsidRDefault="00307FDE">
      <w:pPr>
        <w:pStyle w:val="CommentText"/>
      </w:pPr>
      <w:r>
        <w:rPr>
          <w:rStyle w:val="CommentReference"/>
        </w:rPr>
        <w:annotationRef/>
      </w:r>
    </w:p>
  </w:comment>
  <w:comment w:id="46" w:author="esi esi Keyvanloo" w:date="2026-08-11T11:16:00Z" w:initials="eK">
    <w:p w14:paraId="2F4D3FE4" w14:textId="24ED8B14" w:rsidR="00F3151E" w:rsidRDefault="00F3151E" w:rsidP="00F3151E">
      <w:pPr>
        <w:pStyle w:val="CommentText"/>
      </w:pPr>
      <w:r>
        <w:rPr>
          <w:rStyle w:val="CommentReference"/>
        </w:rPr>
        <w:annotationRef/>
      </w:r>
      <w:r w:rsidRPr="00F3151E">
        <w:t>Several likely causes can be identified and investigated.</w:t>
      </w:r>
    </w:p>
  </w:comment>
  <w:comment w:id="48" w:author="esi esi Keyvanloo" w:date="2026-08-11T11:02:00Z" w:initials="eK">
    <w:p w14:paraId="616A5E8A" w14:textId="495C2CEC" w:rsidR="00F3151E" w:rsidRPr="00F3151E" w:rsidRDefault="0092515C" w:rsidP="00F3151E">
      <w:pPr>
        <w:pStyle w:val="CommentText"/>
      </w:pPr>
      <w:r>
        <w:rPr>
          <w:rStyle w:val="CommentReference"/>
        </w:rPr>
        <w:annotationRef/>
      </w:r>
      <w:r>
        <w:t xml:space="preserve">We face with panel data or cross sectional data , plesse explain more </w:t>
      </w:r>
      <w:r w:rsidR="00F3151E">
        <w:rPr>
          <w:rFonts w:hint="cs"/>
          <w:rtl/>
        </w:rPr>
        <w:t>..</w:t>
      </w:r>
      <w:r w:rsidR="00F3151E" w:rsidRPr="00F3151E">
        <w:rPr>
          <w:rFonts w:ascii="Times New Roman" w:eastAsia="Times New Roman" w:hAnsi="Times New Roman" w:cs="Times New Roman"/>
          <w:b/>
          <w:bCs/>
          <w:color w:val="auto"/>
          <w:sz w:val="24"/>
          <w:szCs w:val="24"/>
        </w:rPr>
        <w:t xml:space="preserve"> </w:t>
      </w:r>
      <w:r w:rsidR="00F3151E" w:rsidRPr="00F3151E">
        <w:rPr>
          <w:b/>
          <w:bCs/>
        </w:rPr>
        <w:t>Please clarify the distinction between the underlying data structure and the current regression specification. The original sensor data are longitudinal/panel data because each container is observed repeatedly over time. However, the current regression aggregates these repeated observations into one value per container, producing a cross-sectional model. This aggregation may remove important temporal variation in demand.</w:t>
      </w:r>
    </w:p>
    <w:p w14:paraId="158C26FF" w14:textId="48B9CF04" w:rsidR="0092515C" w:rsidRDefault="0092515C">
      <w:pPr>
        <w:pStyle w:val="CommentText"/>
      </w:pPr>
    </w:p>
  </w:comment>
  <w:comment w:id="50" w:author="esi esi Keyvanloo" w:date="2026-08-11T15:01:00Z" w:initials="eK">
    <w:p w14:paraId="65BFEC80" w14:textId="2D46C99A" w:rsidR="00307FDE" w:rsidRDefault="00307FDE" w:rsidP="00307FDE">
      <w:pPr>
        <w:pStyle w:val="CommentText"/>
      </w:pPr>
      <w:r>
        <w:rPr>
          <w:rStyle w:val="CommentReference"/>
        </w:rPr>
        <w:annotationRef/>
      </w:r>
      <w:r w:rsidRPr="00307FDE">
        <w:t>A third cause is missing: T_i counts collection days, not calendar days. With servicing roughly every two weeks, this alone inflates the daily rate by about tenfold. It needs a separate fix from the allocation assumption.</w:t>
      </w:r>
    </w:p>
  </w:comment>
  <w:comment w:id="49" w:author="esi esi Keyvanloo" w:date="2026-08-11T11:30:00Z" w:initials="eK">
    <w:p w14:paraId="6FFBBA1B" w14:textId="7B7597B9" w:rsidR="00DE7670" w:rsidRDefault="00DE7670" w:rsidP="00DE7670">
      <w:pPr>
        <w:pStyle w:val="CommentText"/>
      </w:pPr>
      <w:r>
        <w:rPr>
          <w:rStyle w:val="CommentReference"/>
        </w:rPr>
        <w:annotationRef/>
      </w:r>
      <w:r w:rsidRPr="00DE7670">
        <w:t>trip-level weights that cannot be reliably attributed to individual containers</w:t>
      </w:r>
    </w:p>
  </w:comment>
  <w:comment w:id="51" w:author="esi esi Keyvanloo" w:date="2026-08-11T11:18:00Z" w:initials="eK">
    <w:p w14:paraId="2E5F3EEC" w14:textId="77777777" w:rsidR="001A59CD" w:rsidRPr="001A59CD" w:rsidRDefault="001A59CD" w:rsidP="001A59CD">
      <w:pPr>
        <w:pStyle w:val="CommentText"/>
      </w:pPr>
      <w:r>
        <w:rPr>
          <w:rStyle w:val="CommentReference"/>
        </w:rPr>
        <w:annotationRef/>
      </w:r>
      <w:r w:rsidRPr="001A59CD">
        <w:rPr>
          <w:b/>
          <w:bCs/>
        </w:rPr>
        <w:t>Please avoid saying that the sensors directly "provide the repair". The sensor data provide the basis for reconstructing container-level demand, but only after sensor quality control, calibration, collection-event identification and validation against available operational data.</w:t>
      </w:r>
    </w:p>
    <w:p w14:paraId="65E45F2D" w14:textId="16FDB20A" w:rsidR="001A59CD" w:rsidRDefault="001A59CD">
      <w:pPr>
        <w:pStyle w:val="CommentText"/>
      </w:pPr>
    </w:p>
  </w:comment>
  <w:comment w:id="52" w:author="esi esi Keyvanloo" w:date="2026-08-11T15:05:00Z" w:initials="eK">
    <w:p w14:paraId="2250CD0A" w14:textId="566B061B" w:rsidR="00681F41" w:rsidRDefault="00681F41" w:rsidP="00681F41">
      <w:pPr>
        <w:pStyle w:val="CommentText"/>
      </w:pPr>
      <w:r>
        <w:rPr>
          <w:rStyle w:val="CommentReference"/>
        </w:rPr>
        <w:annotationRef/>
      </w:r>
      <w:r w:rsidRPr="00681F41">
        <w:t>The formulation has one known gap that should be named here. Adding capacity constraints to a p-median model removes its nearest-facility assignment property, so demand may be assigned to a facility that is not the closest open one. A closest assignment constraint is the standard remedy and is not present in the current formulation. Please note this, since "methodologically sound" otherwise implies the formulation is complete.</w:t>
      </w:r>
    </w:p>
  </w:comment>
  <w:comment w:id="53" w:author="esi esi Keyvanloo" w:date="2026-08-11T15:13:00Z" w:initials="eK">
    <w:p w14:paraId="607A63C0" w14:textId="3609BAA4" w:rsidR="00623873" w:rsidRDefault="00623873">
      <w:pPr>
        <w:pStyle w:val="CommentText"/>
      </w:pPr>
      <w:r>
        <w:rPr>
          <w:rStyle w:val="CommentReference"/>
        </w:rPr>
        <w:annotationRef/>
      </w:r>
      <w:r w:rsidRPr="00623873">
        <w:t>This phrase was flagged earlier for replacement with neutral academic wording. Suggest: "and consistent with established practice in the facility-location literature."</w:t>
      </w:r>
    </w:p>
  </w:comment>
  <w:comment w:id="54" w:author="esi esi Keyvanloo" w:date="2026-08-11T15:06:00Z" w:initials="eK">
    <w:p w14:paraId="7DCDC6A4" w14:textId="0E88E1D3" w:rsidR="00681F41" w:rsidRDefault="00681F41" w:rsidP="00681F41">
      <w:pPr>
        <w:pStyle w:val="CommentText"/>
      </w:pPr>
      <w:r>
        <w:rPr>
          <w:rStyle w:val="CommentReference"/>
        </w:rPr>
        <w:annotationRef/>
      </w:r>
      <w:r w:rsidRPr="00681F41">
        <w:t>The real network is not yet defined. The GIS layer holds 464 containers, 344 carry sensors and only 193 match across sources, and the set of candidate sites — as distinct from existing locations — has not been specified anywhere. Please state what "the real network" will consist of: which containers form the demand points, which locations form the candidate set, and on what basis candidates are admitted.</w:t>
      </w:r>
    </w:p>
  </w:comment>
  <w:comment w:id="55" w:author="esi esi Keyvanloo" w:date="2026-08-11T15:08:00Z" w:initials="eK">
    <w:p w14:paraId="7C95A0E6" w14:textId="0F5B0323" w:rsidR="00681F41" w:rsidRDefault="00681F41" w:rsidP="00681F41">
      <w:pPr>
        <w:pStyle w:val="CommentText"/>
      </w:pPr>
      <w:r>
        <w:rPr>
          <w:rStyle w:val="CommentReference"/>
        </w:rPr>
        <w:annotationRef/>
      </w:r>
      <w:r w:rsidRPr="00681F41">
        <w:t>Please verify this count against Table 4 and keep the two consistent. Explicit numbers in an Executive Summary are the first thing a reader checks.</w:t>
      </w:r>
    </w:p>
  </w:comment>
  <w:comment w:id="57" w:author="esi esi Keyvanloo" w:date="2026-08-11T15:14:00Z" w:initials="eK">
    <w:p w14:paraId="796445A7" w14:textId="28FE2735" w:rsidR="00623873" w:rsidRDefault="00623873">
      <w:pPr>
        <w:pStyle w:val="CommentText"/>
      </w:pPr>
      <w:r>
        <w:rPr>
          <w:rStyle w:val="CommentReference"/>
        </w:rPr>
        <w:annotationRef/>
      </w:r>
      <w:r w:rsidRPr="00623873">
        <w:t>The single most important one: verify the completeness of the sensor extract and obtain a full export, then rebuild the demand model at the container-day level with sensor-derived fill rates as the response, and only then re-run the location models.</w:t>
      </w:r>
    </w:p>
  </w:comment>
  <w:comment w:id="56" w:author="esi esi Keyvanloo" w:date="2026-08-11T15:09:00Z" w:initials="eK">
    <w:p w14:paraId="5AB3D922" w14:textId="2B9538F1" w:rsidR="00681F41" w:rsidRDefault="00681F41" w:rsidP="00681F41">
      <w:pPr>
        <w:pStyle w:val="CommentText"/>
      </w:pPr>
      <w:r>
        <w:rPr>
          <w:rStyle w:val="CommentReference"/>
        </w:rPr>
        <w:annotationRef/>
      </w:r>
      <w:r w:rsidRPr="00681F41">
        <w:t>One step precedes this. The sensor extract contains exactly 1,048,575 records, which is Excel's maximum row capacity, indicating the file was truncated on export rather than delivered in full. Demand cannot be reliably reconstructed from an incomplete and non-randomly truncated extract. Please make verification of data completeness — and a full re-export in CSV or database form — the first recommendation, ahead of the demand rebuild.</w:t>
      </w:r>
    </w:p>
  </w:comment>
  <w:comment w:id="60" w:author="esi esi Keyvanloo" w:date="2026-08-10T20:29:00Z" w:initials="eK">
    <w:p w14:paraId="1EBAB8D3" w14:textId="797E8423" w:rsidR="00F80CAB" w:rsidRDefault="00F80CAB">
      <w:pPr>
        <w:pStyle w:val="CommentText"/>
      </w:pPr>
      <w:r>
        <w:rPr>
          <w:rStyle w:val="CommentReference"/>
        </w:rPr>
        <w:annotationRef/>
      </w:r>
      <w:r>
        <w:t>I didn’t see any description about the provided raw data in csv files, gis data, etc. I expect descriptive sections with tables, bullet points, and more importantly graphs and charts to visualize the data, workflow, process, deficiencies, etc.</w:t>
      </w:r>
    </w:p>
  </w:comment>
  <w:comment w:id="61" w:author="esi esi Keyvanloo" w:date="2026-08-11T15:50:00Z" w:initials="eK">
    <w:p w14:paraId="06AF817E" w14:textId="77777777" w:rsidR="009C3050" w:rsidRPr="009C3050" w:rsidRDefault="009C3050" w:rsidP="009C3050">
      <w:pPr>
        <w:pStyle w:val="CommentText"/>
      </w:pPr>
      <w:r>
        <w:rPr>
          <w:rStyle w:val="CommentReference"/>
        </w:rPr>
        <w:annotationRef/>
      </w:r>
      <w:r w:rsidRPr="009C3050">
        <w:rPr>
          <w:b/>
          <w:bCs/>
        </w:rPr>
        <w:t>Please add a brief overview here of the main data sources supporting the study, and provide the detailed descriptive analysis in Section 2. The data foundation should include summary tables and visualisations of the sensor, driver/collection and GIS datasets, their temporal and spatial coverage, key variables, matching rates and major data-quality limitations.</w:t>
      </w:r>
    </w:p>
    <w:p w14:paraId="2D1BF010" w14:textId="160766F0" w:rsidR="009C3050" w:rsidRDefault="009C3050">
      <w:pPr>
        <w:pStyle w:val="CommentText"/>
      </w:pPr>
    </w:p>
  </w:comment>
  <w:comment w:id="62" w:author="esi esi Keyvanloo" w:date="2026-08-11T15:51:00Z" w:initials="eK">
    <w:p w14:paraId="26BD1D0E" w14:textId="732005FC" w:rsidR="009C3050" w:rsidRDefault="009C3050" w:rsidP="00406BC8">
      <w:pPr>
        <w:pStyle w:val="CommentText"/>
      </w:pPr>
      <w:r>
        <w:rPr>
          <w:rStyle w:val="CommentReference"/>
        </w:rPr>
        <w:annotationRef/>
      </w:r>
      <w:r w:rsidR="00406BC8" w:rsidRPr="00406BC8">
        <w:t>Please distinguish the typical ecoponto configuration from the actual container-volume distribution observed in the dataset: 95.9% of sensor records come from 2,500 L containers, 3.6% from 5,000 L and 0.5% from 3,000 L, across seven typologies present in the data (an eighth, METALICO, does not appear at all). The strong dominance of 2,500 L containers should be reported as a characteristic of the existing network, but not interpreted as evidence that alternative sizing is impossible unless confirmed operationally.</w:t>
      </w:r>
      <w:r w:rsidRPr="009C3050">
        <w:t>.</w:t>
      </w:r>
    </w:p>
  </w:comment>
  <w:comment w:id="63" w:author="esi esi Keyvanloo" w:date="2026-08-11T16:09:00Z" w:initials="eK">
    <w:p w14:paraId="42D3D2F9" w14:textId="51623AF6" w:rsidR="00B83F57" w:rsidRDefault="00B83F57" w:rsidP="00B83F57">
      <w:pPr>
        <w:pStyle w:val="CommentText"/>
      </w:pPr>
      <w:r>
        <w:rPr>
          <w:rStyle w:val="CommentReference"/>
        </w:rPr>
        <w:annotationRef/>
      </w:r>
      <w:r w:rsidRPr="00B83F57">
        <w:t>Valorsul describes its own area as the Lisbon and Oeste regions — not Lisbon North — covering 19 municipalities and about 1.6 million inhabitants, with roughly 800,000 tonnes of urban waste per year. The Executive Summary refers instead to a 14-municipality Oeste system. Please correct the regional description and reconcile the two municipality counts, stating whether 14 refers to the Oeste sub-system.</w:t>
      </w:r>
    </w:p>
  </w:comment>
  <w:comment w:id="64" w:author="esi esi Keyvanloo" w:date="2026-08-11T15:42:00Z" w:initials="eK">
    <w:p w14:paraId="6FE5483D" w14:textId="3BABF1DD" w:rsidR="004B5D1D" w:rsidRDefault="004B5D1D" w:rsidP="004B5D1D">
      <w:pPr>
        <w:pStyle w:val="CommentText"/>
      </w:pPr>
      <w:r>
        <w:rPr>
          <w:rStyle w:val="CommentReference"/>
        </w:rPr>
        <w:annotationRef/>
      </w:r>
      <w:r w:rsidRPr="004B5D1D">
        <w:t>Same point as raised in the Executive Summary, repeated here. Valorsul's facilities list records an Estação de Transferência e Ecocentro within Rio Maior (39.31963, −8.92405), about 2 km from the centre. Please verify the actual circuit endpoint before the closed-circuit description is fixed in the text, and keep the two passages consistent once resolved.</w:t>
      </w:r>
    </w:p>
  </w:comment>
  <w:comment w:id="65" w:author="esi esi Keyvanloo" w:date="2026-08-11T15:52:00Z" w:initials="eK">
    <w:p w14:paraId="098CFEA4" w14:textId="3EC42023" w:rsidR="009C3050" w:rsidRDefault="009C3050" w:rsidP="009C3050">
      <w:pPr>
        <w:pStyle w:val="CommentText"/>
      </w:pPr>
      <w:r>
        <w:rPr>
          <w:rStyle w:val="CommentReference"/>
        </w:rPr>
        <w:annotationRef/>
      </w:r>
      <w:r w:rsidRPr="009C3050">
        <w:t>Please verify the actual operational role of each facility before fixing the circuit description. Distinguish clearly between the vehicle depot, route origin/return point, weighing/unloading facility, transfer station and ecocentre. The existence of a Valorsul transfer station/ecocentre in Rio Maior does not by itself establish that collection circuits originate or terminate there. Please ensure that this description is consistent with the Executive Summary and the routing methodology.</w:t>
      </w:r>
    </w:p>
  </w:comment>
  <w:comment w:id="66" w:author="esi esi Keyvanloo" w:date="2026-08-11T16:22:00Z" w:initials="eK">
    <w:p w14:paraId="106AC10C" w14:textId="4C9DC25F" w:rsidR="0034754B" w:rsidRDefault="0034754B" w:rsidP="0034754B">
      <w:pPr>
        <w:pStyle w:val="CommentText"/>
      </w:pPr>
      <w:r>
        <w:rPr>
          <w:rStyle w:val="CommentReference"/>
        </w:rPr>
        <w:annotationRef/>
      </w:r>
      <w:r w:rsidRPr="0034754B">
        <w:t>This is a testable claim that can be verified directly from the collection records: df.groupby("idrecolha")["description"].nunique(). If most trips service a single stream the closed-circuit description holds; if trips are mixed, it needs revising. This also bears on the weight-allocation assumption, since dividing a trip's weight equally across containers of different waste streams — whose bulk densities differ by roughly an order of magnitude — is considerably weaker than doing so within a single stream.</w:t>
      </w:r>
    </w:p>
  </w:comment>
  <w:comment w:id="67" w:author="esi esi Keyvanloo" w:date="2026-08-11T15:56:00Z" w:initials="eK">
    <w:p w14:paraId="020D4B08" w14:textId="29C555BB" w:rsidR="00D86897" w:rsidRDefault="00D86897">
      <w:pPr>
        <w:pStyle w:val="CommentText"/>
      </w:pPr>
      <w:r>
        <w:rPr>
          <w:rStyle w:val="CommentReference"/>
        </w:rPr>
        <w:annotationRef/>
      </w:r>
      <w:r>
        <w:t>Remove space</w:t>
      </w:r>
    </w:p>
  </w:comment>
  <w:comment w:id="68" w:author="esi esi Keyvanloo" w:date="2026-08-11T15:53:00Z" w:initials="eK">
    <w:p w14:paraId="762911B5" w14:textId="3E61D4C0" w:rsidR="009C3050" w:rsidRDefault="009C3050" w:rsidP="009C3050">
      <w:pPr>
        <w:pStyle w:val="CommentText"/>
      </w:pPr>
      <w:r>
        <w:rPr>
          <w:rStyle w:val="CommentReference"/>
        </w:rPr>
        <w:annotationRef/>
      </w:r>
      <w:r w:rsidRPr="009C3050">
        <w:t>These periodicities are historical values from 2014. Please compute the observed inter-collection intervals directly from the 2020-2024 collection records and report their distribution by waste fraction and, where sample size permits, by spatial context. The historical figures may then be retained as a benchmark to assess whether collection periodicity has changed over time.</w:t>
      </w:r>
    </w:p>
  </w:comment>
  <w:comment w:id="69" w:author="esi esi Keyvanloo" w:date="2026-08-11T16:04:00Z" w:initials="eK">
    <w:p w14:paraId="791C7F93" w14:textId="12DA133F" w:rsidR="0065468B" w:rsidRDefault="0065468B">
      <w:pPr>
        <w:pStyle w:val="CommentText"/>
      </w:pPr>
      <w:r>
        <w:rPr>
          <w:rStyle w:val="CommentReference"/>
        </w:rPr>
        <w:annotationRef/>
      </w:r>
      <w:r w:rsidRPr="0065468B">
        <w:t>Please clarify which problems are actually observed in Rio Maior and which are only general risks of fixed-period collection. If possible, use the available data to show how often containers are collected when nearly empty or become too full.</w:t>
      </w:r>
    </w:p>
  </w:comment>
  <w:comment w:id="70" w:author="esi esi Keyvanloo" w:date="2026-08-11T15:34:00Z" w:initials="eK">
    <w:p w14:paraId="442FBB35" w14:textId="57B30107" w:rsidR="004B5D1D" w:rsidRDefault="004B5D1D">
      <w:pPr>
        <w:pStyle w:val="CommentText"/>
      </w:pPr>
      <w:r>
        <w:rPr>
          <w:rStyle w:val="CommentReference"/>
        </w:rPr>
        <w:annotationRef/>
      </w:r>
      <w:r w:rsidRPr="004B5D1D">
        <w:t>This cites a comparable operator (ERSUC, 52% below 25% fill in rural municipalities) where an equivalent figure now exists for Rio Maior itself. Across 1,048,575 sensor readings the median fill level at collection was 35% and the lower quartile 13%: half of all collection events occurred at containers below one-third full, a quarter close to empty. Please report the Rio Maior figure as the primary evidence and retain the ERSUC comparison as corroboration.</w:t>
      </w:r>
    </w:p>
  </w:comment>
  <w:comment w:id="71" w:author="esi esi Keyvanloo" w:date="2026-08-11T16:17:00Z" w:initials="eK">
    <w:p w14:paraId="15A7F107" w14:textId="53FDC197" w:rsidR="0034754B" w:rsidRDefault="0034754B" w:rsidP="0034754B">
      <w:pPr>
        <w:pStyle w:val="CommentText"/>
      </w:pPr>
      <w:r>
        <w:rPr>
          <w:rStyle w:val="CommentReference"/>
        </w:rPr>
        <w:annotationRef/>
      </w:r>
      <w:r w:rsidRPr="0034754B">
        <w:t>Two qualifications belong with this period. First, readings from January to October 2020 are dominated by error codes recorded as −100, producing negative daily means; the usable series begins around early 2021. Second, the sensor extract contains exactly 1,048,575 records, Excel's maximum row capacity, indicating truncation on export. Please state the effective analysis period and the completeness status of the extract here, since both constrain everything that follows</w:t>
      </w:r>
    </w:p>
  </w:comment>
  <w:comment w:id="72" w:author="esi esi Keyvanloo" w:date="2026-08-11T15:46:00Z" w:initials="eK">
    <w:p w14:paraId="0B6FE8E0" w14:textId="77777777" w:rsidR="00D86897" w:rsidRPr="00D86897" w:rsidRDefault="009C3050" w:rsidP="00D86897">
      <w:pPr>
        <w:pStyle w:val="CommentText"/>
      </w:pPr>
      <w:r>
        <w:rPr>
          <w:rStyle w:val="CommentReference"/>
        </w:rPr>
        <w:annotationRef/>
      </w:r>
      <w:r w:rsidRPr="009B584C">
        <w:rPr>
          <w:highlight w:val="yellow"/>
        </w:rPr>
        <w:t>The field inspection of 1 October 2025 documented the deployment rule: containers are grouped in clusters of three streams and typically only one unit per cluster is instrumented, prioritising the faster-filling yellow stream. This explains why glass accounts for only 1.9% of sensor records and constrains stream-specific modelling to paper and mixed packaging. Please state the rule here, since it determines what the sensor data can and cannot support</w:t>
      </w:r>
      <w:r w:rsidR="00D86897" w:rsidRPr="009B584C">
        <w:rPr>
          <w:highlight w:val="yellow"/>
        </w:rPr>
        <w:t>….</w:t>
      </w:r>
      <w:r w:rsidR="00D86897" w:rsidRPr="009B584C">
        <w:rPr>
          <w:b/>
          <w:bCs/>
          <w:highlight w:val="yellow"/>
        </w:rPr>
        <w:t>Please document the sensor-deployment strategy explicitly. If field records confirm that sensors were typically installed on only one container within each three-stream ecoponto, with priority given to faster-filling streams, state this as a potential source of sampling bias. Quantify sensor coverage separately for paper/cardboard, packaging and glass, and assess whether each stream has sufficient observations for independent modelling rather than assuming equal representativeness across fractions.</w:t>
      </w:r>
    </w:p>
    <w:p w14:paraId="2F84545F" w14:textId="5F458655" w:rsidR="009C3050" w:rsidRDefault="009C3050" w:rsidP="009C3050">
      <w:pPr>
        <w:pStyle w:val="CommentText"/>
      </w:pPr>
    </w:p>
  </w:comment>
  <w:comment w:id="73" w:author="esi esi Keyvanloo" w:date="2026-08-11T15:59:00Z" w:initials="eK">
    <w:p w14:paraId="043C35E0" w14:textId="77777777" w:rsidR="00D86897" w:rsidRDefault="00D86897" w:rsidP="00D86897">
      <w:pPr>
        <w:pStyle w:val="CommentText"/>
      </w:pPr>
      <w:r>
        <w:rPr>
          <w:rStyle w:val="CommentReference"/>
        </w:rPr>
        <w:annotationRef/>
      </w:r>
      <w:r>
        <w:t>whether container locations can be re-optimised using empirically derived site-level demand estimates reconstructed from sensor observations, rather than relying primarily on assumed or aggregate demand.</w:t>
      </w:r>
    </w:p>
    <w:p w14:paraId="6E8CF708" w14:textId="14EB779E" w:rsidR="00D86897" w:rsidRDefault="00D86897" w:rsidP="00D86897">
      <w:pPr>
        <w:pStyle w:val="CommentText"/>
      </w:pPr>
      <w:r>
        <w:t>Please avoid stating that actual demand per site is directly measured. The sensors measure fill level, while site-level demand must be reconstructed from changes in fill, collection events, container characteristics and calibration data.</w:t>
      </w:r>
    </w:p>
  </w:comment>
  <w:comment w:id="74" w:author="esi esi Keyvanloo" w:date="2026-08-11T15:55:00Z" w:initials="eK">
    <w:p w14:paraId="4636C222" w14:textId="2CB0BC16" w:rsidR="00D86897" w:rsidRDefault="00D86897">
      <w:pPr>
        <w:pStyle w:val="CommentText"/>
      </w:pPr>
      <w:r>
        <w:rPr>
          <w:rStyle w:val="CommentReference"/>
        </w:rPr>
        <w:annotationRef/>
      </w:r>
      <w:r>
        <w:t>Change it to-</w:t>
      </w:r>
    </w:p>
  </w:comment>
  <w:comment w:id="75" w:author="esi esi Keyvanloo" w:date="2026-08-11T16:20:00Z" w:initials="eK">
    <w:p w14:paraId="041DF0E3" w14:textId="3C9BC604" w:rsidR="0034754B" w:rsidRDefault="0034754B" w:rsidP="0034754B">
      <w:pPr>
        <w:pStyle w:val="CommentText"/>
      </w:pPr>
      <w:r>
        <w:rPr>
          <w:rStyle w:val="CommentReference"/>
        </w:rPr>
        <w:annotationRef/>
      </w:r>
      <w:r w:rsidRPr="0034754B">
        <w:t>Please support this or soften it — for example "established incrementally rather than through systematic optimisation" — since it is the stated motivation for the whole study.</w:t>
      </w:r>
    </w:p>
  </w:comment>
  <w:comment w:id="76" w:author="esi esi Keyvanloo" w:date="2026-08-11T15:56:00Z" w:initials="eK">
    <w:p w14:paraId="312807A4" w14:textId="4CE23776" w:rsidR="00D86897" w:rsidRDefault="00D86897">
      <w:pPr>
        <w:pStyle w:val="CommentText"/>
      </w:pPr>
      <w:r>
        <w:rPr>
          <w:rStyle w:val="CommentReference"/>
        </w:rPr>
        <w:annotationRef/>
      </w:r>
      <w:r>
        <w:t>Change to -</w:t>
      </w:r>
    </w:p>
  </w:comment>
  <w:comment w:id="78" w:author="esi esi Keyvanloo" w:date="2026-08-11T16:56:00Z" w:initials="eK">
    <w:p w14:paraId="7724D4DA" w14:textId="3B15B2FB" w:rsidR="001D3335" w:rsidRDefault="001D3335" w:rsidP="001D3335">
      <w:pPr>
        <w:pStyle w:val="CommentText"/>
      </w:pPr>
      <w:r>
        <w:rPr>
          <w:rStyle w:val="CommentReference"/>
        </w:rPr>
        <w:annotationRef/>
      </w:r>
      <w:r w:rsidRPr="001D3335">
        <w:t>"Waste generation" overstates what the data support. Both the sensor and driver records measure waste collected at each container, conditioned on service frequency, container capacity and the availability of alternative disposal channels — including the ecocentre, where deposit is free. Please use "collected quantity" or "site-level demand" consistently, and reserve "generation" for cases where it is genuinely meant.</w:t>
      </w:r>
    </w:p>
  </w:comment>
  <w:comment w:id="79" w:author="esi esi Keyvanloo" w:date="2026-08-11T17:17:00Z" w:initials="eK">
    <w:p w14:paraId="5AD1D851" w14:textId="7539AD37" w:rsidR="00664617" w:rsidRDefault="00664617" w:rsidP="00664617">
      <w:pPr>
        <w:pStyle w:val="CommentText"/>
      </w:pPr>
      <w:r>
        <w:rPr>
          <w:rStyle w:val="CommentReference"/>
        </w:rPr>
        <w:annotationRef/>
      </w:r>
      <w:r w:rsidRPr="00664617">
        <w:t>hen optimise the spatial allocation of containers based on the estimated site-level demand</w:t>
      </w:r>
    </w:p>
  </w:comment>
  <w:comment w:id="80" w:author="esi esi Keyvanloo" w:date="2026-08-11T17:09:00Z" w:initials="eK">
    <w:p w14:paraId="528CC499" w14:textId="4DD47624" w:rsidR="00737C5D" w:rsidRDefault="00737C5D" w:rsidP="00737C5D">
      <w:pPr>
        <w:pStyle w:val="CommentText"/>
      </w:pPr>
      <w:r>
        <w:rPr>
          <w:rStyle w:val="CommentReference"/>
        </w:rPr>
        <w:annotationRef/>
      </w:r>
      <w:r w:rsidRPr="00737C5D">
        <w:t>under deterministic and stochastic formulations</w:t>
      </w:r>
    </w:p>
  </w:comment>
  <w:comment w:id="81" w:author="esi esi Keyvanloo" w:date="2026-08-11T16:59:00Z" w:initials="eK">
    <w:p w14:paraId="7D2D21D4" w14:textId="73825A8F" w:rsidR="001D3335" w:rsidRDefault="001D3335" w:rsidP="00105451">
      <w:pPr>
        <w:pStyle w:val="CommentText"/>
      </w:pPr>
      <w:r>
        <w:rPr>
          <w:rStyle w:val="CommentReference"/>
        </w:rPr>
        <w:annotationRef/>
      </w:r>
      <w:r w:rsidR="00105451" w:rsidRPr="00105451">
        <w:rPr>
          <w:b/>
          <w:bCs/>
        </w:rPr>
        <w:t>Please define what "sufficient operational data" means.</w:t>
      </w:r>
      <w:r w:rsidR="00105451" w:rsidRPr="00105451">
        <w:t xml:space="preserve"> State the minimum information required before routing is activated: verified depot and unloading locations, vehicle capacities, fleet composition, route/trip records and reliable timing information. Note that the depot and unloading destination are now documented, while the remaining items are not.</w:t>
      </w:r>
      <w:r w:rsidRPr="001D3335">
        <w:t>.</w:t>
      </w:r>
    </w:p>
  </w:comment>
  <w:comment w:id="82" w:author="esi esi Keyvanloo" w:date="2026-08-11T16:39:00Z" w:initials="eK">
    <w:p w14:paraId="5F2D3A24" w14:textId="09B86A52" w:rsidR="00D44FC7" w:rsidRDefault="00D44FC7" w:rsidP="00D44FC7">
      <w:pPr>
        <w:pStyle w:val="CommentText"/>
      </w:pPr>
      <w:r>
        <w:rPr>
          <w:rStyle w:val="CommentReference"/>
        </w:rPr>
        <w:annotationRef/>
      </w:r>
      <w:r w:rsidRPr="00D44FC7">
        <w:t>Please cite the source of this constraint explicitly — the supervisor's written instruction and the proposal defence outcome — since "binding" is a strong term. It would also be worth noting that the FCT scholarship application currently in preparation describes a broader seven-task plan including IRP, VRP, rolling-horizon planning and a decision-support tool. If both documents are live, the discrepancy should be resolved before either is submitted.</w:t>
      </w:r>
    </w:p>
  </w:comment>
  <w:comment w:id="83" w:author="esi esi Keyvanloo" w:date="2026-08-11T17:01:00Z" w:initials="eK">
    <w:p w14:paraId="2D5CE220" w14:textId="77777777" w:rsidR="001D3335" w:rsidRPr="001D3335" w:rsidRDefault="001D3335" w:rsidP="001D3335">
      <w:pPr>
        <w:pStyle w:val="CommentText"/>
      </w:pPr>
      <w:r>
        <w:rPr>
          <w:rStyle w:val="CommentReference"/>
        </w:rPr>
        <w:annotationRef/>
      </w:r>
      <w:r w:rsidRPr="001D3335">
        <w:rPr>
          <w:b/>
          <w:bCs/>
        </w:rPr>
        <w:t>Please avoid the word "binding" unless this scope constraint is formally documented. It may be clearer to state that the strategic scope was established at the proposal defence and that routing remains a conditional extension.</w:t>
      </w:r>
    </w:p>
    <w:p w14:paraId="04325431" w14:textId="5F5BA8FC" w:rsidR="001D3335" w:rsidRDefault="001D3335">
      <w:pPr>
        <w:pStyle w:val="CommentText"/>
      </w:pPr>
    </w:p>
  </w:comment>
  <w:comment w:id="84" w:author="esi esi Keyvanloo" w:date="2026-08-11T16:39:00Z" w:initials="eK">
    <w:p w14:paraId="52A4B344" w14:textId="647CEDBD" w:rsidR="00D44FC7" w:rsidRDefault="00D44FC7">
      <w:pPr>
        <w:pStyle w:val="CommentText"/>
      </w:pPr>
      <w:r>
        <w:rPr>
          <w:rStyle w:val="CommentReference"/>
        </w:rPr>
        <w:annotationRef/>
      </w:r>
      <w:r>
        <w:t>Remove space</w:t>
      </w:r>
    </w:p>
  </w:comment>
  <w:comment w:id="85" w:author="esi esi Keyvanloo" w:date="2026-08-11T16:47:00Z" w:initials="eK">
    <w:p w14:paraId="2E2634EB" w14:textId="67F2E8EF" w:rsidR="008464D3" w:rsidRDefault="008464D3" w:rsidP="008464D3">
      <w:pPr>
        <w:pStyle w:val="CommentText"/>
      </w:pPr>
      <w:r>
        <w:rPr>
          <w:rStyle w:val="CommentReference"/>
        </w:rPr>
        <w:annotationRef/>
      </w:r>
      <w:r w:rsidRPr="008464D3">
        <w:t>This is stated as established but appears to rest on inference rather than on the data. It is directly testable from the collection records — whether a single idrecolha spans more than one concelho or freguesia. Please verify and report the result, since it also determines whether trip-level weights can be attributed to Rio Maior at all. If circuits are multi-municipality, the equal-allocation assumption distributes weight generated elsewhere across Rio Maior containers.</w:t>
      </w:r>
    </w:p>
  </w:comment>
  <w:comment w:id="86" w:author="esi esi Keyvanloo" w:date="2026-08-11T16:48:00Z" w:initials="eK">
    <w:p w14:paraId="5D74AF9D" w14:textId="123A042A" w:rsidR="008464D3" w:rsidRDefault="008464D3" w:rsidP="008464D3">
      <w:pPr>
        <w:pStyle w:val="CommentText"/>
      </w:pPr>
      <w:r>
        <w:rPr>
          <w:rStyle w:val="CommentReference"/>
        </w:rPr>
        <w:annotationRef/>
      </w:r>
      <w:r w:rsidRPr="008464D3">
        <w:t>The term "depot" needs defining here, as three distinct facilities are involved: the municipal vehicle yard (Estaleiro Municipal, Rua da Mina do Giz, within Rio Maior), the Valorsul transfer station and ecocentre (39.31963, −8.92405, also within Rio Maior), and the CTRO treatment centre in Cadaval. Whether the depot lies outside the study area depends on which of these is meant. Please specify, consistently with Section 1.1.</w:t>
      </w:r>
    </w:p>
  </w:comment>
  <w:comment w:id="88" w:author="esi esi Keyvanloo" w:date="2026-08-11T14:46:00Z" w:initials="eK">
    <w:p w14:paraId="064CBD7C" w14:textId="77777777" w:rsidR="001B70B5" w:rsidRPr="001B70B5" w:rsidRDefault="00D63CF1" w:rsidP="001B70B5">
      <w:pPr>
        <w:pStyle w:val="CommentText"/>
      </w:pPr>
      <w:r>
        <w:rPr>
          <w:rStyle w:val="CommentReference"/>
        </w:rPr>
        <w:annotationRef/>
      </w:r>
      <w:r w:rsidR="001B70B5" w:rsidRPr="001B70B5">
        <w:t>The sensor extract contains exactly 1,048,575 data rows, which matches Excel's maximum row capacity excluding the header and therefore suggests possible truncation. Please verify the actual date range, container coverage and source-file sort order. If the file was sorted before truncation, the missing observations may introduce temporal or spatial bias. A complete export in CSV or database format should be requested before treating the sensor extract as representative of the full network.</w:t>
      </w:r>
    </w:p>
    <w:p w14:paraId="3F9494F0" w14:textId="490DF472" w:rsidR="00D63CF1" w:rsidRDefault="00D63CF1" w:rsidP="001B70B5">
      <w:pPr>
        <w:pStyle w:val="CommentText"/>
      </w:pPr>
    </w:p>
  </w:comment>
  <w:comment w:id="90" w:author="esi esi Keyvanloo" w:date="2026-08-11T19:32:00Z" w:initials="eK">
    <w:p w14:paraId="3C5F1E22" w14:textId="77777777" w:rsidR="008E4E3E" w:rsidRPr="008E4E3E" w:rsidRDefault="008E4E3E" w:rsidP="008E4E3E">
      <w:pPr>
        <w:pStyle w:val="CommentText"/>
      </w:pPr>
      <w:r>
        <w:rPr>
          <w:rStyle w:val="CommentReference"/>
        </w:rPr>
        <w:annotationRef/>
      </w:r>
      <w:r w:rsidRPr="008E4E3E">
        <w:t>The table covers primary sources only, while the analysis relies on a chain of derived files: event_stops_merged (temporal matching), trip_summary (trip aggregation), cont_daily (weight allocation), cont_stats (temporal averaging), and regdata_input (spatial join). The two construction assumptions that most affect the results — equal allocation of trip weight, and the definition of the temporal denominator — are introduced in the third and fourth of these steps and are not documented anywhere in the data foundation. Please add a second table or a flow diagram showing each derived dataset, the transformation applied, the assumption introduced, and the resulting record count.</w:t>
      </w:r>
    </w:p>
    <w:p w14:paraId="3B0F5AC2" w14:textId="2813DA71" w:rsidR="008E4E3E" w:rsidRDefault="008E4E3E">
      <w:pPr>
        <w:pStyle w:val="CommentText"/>
      </w:pPr>
    </w:p>
  </w:comment>
  <w:comment w:id="91" w:author="esi esi Keyvanloo" w:date="2026-08-11T19:31:00Z" w:initials="eK">
    <w:p w14:paraId="748A88CD" w14:textId="77777777" w:rsidR="008E4E3E" w:rsidRPr="008E4E3E" w:rsidRDefault="008E4E3E" w:rsidP="008E4E3E">
      <w:pPr>
        <w:pStyle w:val="CommentText"/>
      </w:pPr>
      <w:r>
        <w:rPr>
          <w:rStyle w:val="CommentReference"/>
        </w:rPr>
        <w:annotationRef/>
      </w:r>
      <w:r w:rsidRPr="008E4E3E">
        <w:t>This column is used inconsistently: in the last row it records the source rather than the meaning of the variables. Consider restructuring as: Dataset | Content | Size / Coverage | Key variables and interpretation | Main limitations. The added limitations column would place each dataset's constraints beside it rather than leaving them dispersed through the text.</w:t>
      </w:r>
    </w:p>
    <w:p w14:paraId="111C0362" w14:textId="01AF0AF3" w:rsidR="008E4E3E" w:rsidRDefault="008E4E3E">
      <w:pPr>
        <w:pStyle w:val="CommentText"/>
      </w:pPr>
    </w:p>
  </w:comment>
  <w:comment w:id="92" w:author="esi esi Keyvanloo" w:date="2026-08-11T18:29:00Z" w:initials="eK">
    <w:p w14:paraId="2551D5EB" w14:textId="77777777" w:rsidR="006E1FF5" w:rsidRPr="006E1FF5" w:rsidRDefault="006E1FF5" w:rsidP="006E1FF5">
      <w:pPr>
        <w:pStyle w:val="CommentText"/>
      </w:pPr>
      <w:r>
        <w:rPr>
          <w:rStyle w:val="CommentReference"/>
        </w:rPr>
        <w:annotationRef/>
      </w:r>
      <w:r w:rsidRPr="006E1FF5">
        <w:t>The number of negative sensor readings is reported inconsistently across supporting documents — 7,795 in one and 96,832 in another. Please establish a single figure with reproducible code and state whether the two refer to different stages of the cleaning process, since this determines how much of the 2020 series is recoverable.</w:t>
      </w:r>
    </w:p>
    <w:p w14:paraId="42916D4C" w14:textId="4F884D0C" w:rsidR="006E1FF5" w:rsidRDefault="006E1FF5">
      <w:pPr>
        <w:pStyle w:val="CommentText"/>
      </w:pPr>
    </w:p>
  </w:comment>
  <w:comment w:id="93" w:author="esi esi Keyvanloo" w:date="2026-08-11T18:22:00Z" w:initials="eK">
    <w:p w14:paraId="0D282FDA" w14:textId="2D0131D2" w:rsidR="006E1FF5" w:rsidRDefault="006E1FF5" w:rsidP="006E1FF5">
      <w:pPr>
        <w:pStyle w:val="CommentText"/>
      </w:pPr>
      <w:r>
        <w:rPr>
          <w:rStyle w:val="CommentReference"/>
        </w:rPr>
        <w:annotationRef/>
      </w:r>
      <w:r w:rsidRPr="006E1FF5">
        <w:t>Please distinguish nominal coverage from usable coverage. Readings between January and October 2020 include a high proportion of values recorded as −100, which drag daily means below zero; these appear to be error codes rather than measurements, and the period may become usable once they are recoded as missing. The 2024 portion covers only the first four months, so any annual comparison including 2024 will show an artificial decline. Please report the nominal range, the effective analysis period, and the basis for any restriction.</w:t>
      </w:r>
    </w:p>
  </w:comment>
  <w:comment w:id="94" w:author="esi esi Keyvanloo" w:date="2026-08-11T18:22:00Z" w:initials="eK">
    <w:p w14:paraId="03DBCE98" w14:textId="77777777" w:rsidR="006E1FF5" w:rsidRPr="006E1FF5" w:rsidRDefault="006E1FF5" w:rsidP="006E1FF5">
      <w:pPr>
        <w:pStyle w:val="CommentText"/>
      </w:pPr>
      <w:r>
        <w:rPr>
          <w:rStyle w:val="CommentReference"/>
        </w:rPr>
        <w:annotationRef/>
      </w:r>
      <w:r w:rsidRPr="006E1FF5">
        <w:t>The sensor extract contains exactly 1,048,575 data rows, which matches Excel's maximum row capacity excluding the header and therefore suggests possible truncation. Please verify the actual date range, container coverage and source-file sort order. If the file was sorted before truncation, the missing observations may introduce temporal or spatial bias. A complete export in CSV or database format should be requested before treating the sensor extract as representative of the full network.</w:t>
      </w:r>
    </w:p>
    <w:p w14:paraId="28946A7D" w14:textId="22915305" w:rsidR="006E1FF5" w:rsidRDefault="006E1FF5">
      <w:pPr>
        <w:pStyle w:val="CommentText"/>
      </w:pPr>
    </w:p>
  </w:comment>
  <w:comment w:id="95" w:author="esi esi Keyvanloo" w:date="2026-08-11T19:21:00Z" w:initials="eK">
    <w:p w14:paraId="34F4AE65" w14:textId="77777777" w:rsidR="00F818C1" w:rsidRPr="00F818C1" w:rsidRDefault="00F818C1" w:rsidP="00F818C1">
      <w:pPr>
        <w:pStyle w:val="CommentText"/>
      </w:pPr>
      <w:r>
        <w:rPr>
          <w:rStyle w:val="CommentReference"/>
        </w:rPr>
        <w:annotationRef/>
      </w:r>
      <w:r w:rsidRPr="00F818C1">
        <w:t>Please add the number of containers successfully matched across datasets, since identifier reconciliation is a key limitation. The subset present in both the sensor and collection files is the effective sample for any analysis requiring both sources.</w:t>
      </w:r>
    </w:p>
    <w:p w14:paraId="63F568E7" w14:textId="29D333BB" w:rsidR="00F818C1" w:rsidRDefault="00F818C1">
      <w:pPr>
        <w:pStyle w:val="CommentText"/>
      </w:pPr>
    </w:p>
  </w:comment>
  <w:comment w:id="96" w:author="esi esi Keyvanloo" w:date="2026-08-11T18:29:00Z" w:initials="eK">
    <w:p w14:paraId="0BC12B3B" w14:textId="77777777" w:rsidR="006E1FF5" w:rsidRPr="006E1FF5" w:rsidRDefault="006E1FF5" w:rsidP="006E1FF5">
      <w:pPr>
        <w:pStyle w:val="CommentText"/>
      </w:pPr>
      <w:r>
        <w:rPr>
          <w:rStyle w:val="CommentReference"/>
        </w:rPr>
        <w:annotationRef/>
      </w:r>
      <w:r w:rsidRPr="006E1FF5">
        <w:t>Two properties of this variable constrain how it can be used. Sensor readings are bounded above at 84 across all records, so an overflow indicator defined as fill ≥ 100 can never trigger on sensor data, although it can on driver observations; as a result overflow_combined = max(overflow_driver, overflow_sensor) currently reduces to the driver indicator alone. Readings also include an isolated concentration at exactly −100 in every container typology, which appears to be an error code. Summary: min −116, Q1 13, median 35, mean 32.45, Q3 61, max 84. Please state the effective saturation threshold and the treatment of error codes here.</w:t>
      </w:r>
    </w:p>
    <w:p w14:paraId="0CA435AD" w14:textId="77777777" w:rsidR="006E1FF5" w:rsidRPr="006E1FF5" w:rsidRDefault="006E1FF5" w:rsidP="006E1FF5">
      <w:pPr>
        <w:pStyle w:val="CommentText"/>
      </w:pPr>
      <w:r w:rsidRPr="006E1FF5">
        <w:rPr>
          <w:rtl/>
        </w:rPr>
        <w:t>بند بعدی جدول یا متن را بفرستید.</w:t>
      </w:r>
    </w:p>
    <w:p w14:paraId="0ED2D2C6" w14:textId="12ABED04" w:rsidR="006E1FF5" w:rsidRDefault="006E1FF5">
      <w:pPr>
        <w:pStyle w:val="CommentText"/>
      </w:pPr>
    </w:p>
  </w:comment>
  <w:comment w:id="97" w:author="esi esi Keyvanloo" w:date="2026-08-11T18:30:00Z" w:initials="eK">
    <w:p w14:paraId="7C67C643" w14:textId="77777777" w:rsidR="006E1FF5" w:rsidRPr="006E1FF5" w:rsidRDefault="006E1FF5" w:rsidP="006E1FF5">
      <w:pPr>
        <w:pStyle w:val="CommentText"/>
      </w:pPr>
      <w:r>
        <w:rPr>
          <w:rStyle w:val="CommentReference"/>
        </w:rPr>
        <w:annotationRef/>
      </w:r>
      <w:r w:rsidRPr="006E1FF5">
        <w:t>Please state the geographic scope of each container count. If 816 refers to containers recorded by drivers across the wider operational area, while approximately 400 fall within Rio Maior, the table should say so — the 464 GIS containers and 344 sensor containers refer to the municipality alone, and the three figures are not directly comparable as presented.</w:t>
      </w:r>
    </w:p>
    <w:p w14:paraId="37C6D71B" w14:textId="342DE1B1" w:rsidR="006E1FF5" w:rsidRDefault="006E1FF5">
      <w:pPr>
        <w:pStyle w:val="CommentText"/>
      </w:pPr>
    </w:p>
  </w:comment>
  <w:comment w:id="98" w:author="esi esi Keyvanloo" w:date="2026-08-11T18:30:00Z" w:initials="eK">
    <w:p w14:paraId="3FEBA805" w14:textId="77777777" w:rsidR="006E1FF5" w:rsidRPr="006E1FF5" w:rsidRDefault="006E1FF5" w:rsidP="006E1FF5">
      <w:pPr>
        <w:pStyle w:val="CommentText"/>
      </w:pPr>
      <w:r>
        <w:rPr>
          <w:rStyle w:val="CommentReference"/>
        </w:rPr>
        <w:annotationRef/>
      </w:r>
      <w:r w:rsidRPr="006E1FF5">
        <w:t>Because km and kg are recorded per trip rather than per container, no container-level weight measurement exists in any source, and every container-level quantity derived from them rests on an allocation assumption. If trip weight must be used, allocation proportional to observed fill × container volume would at least preserve between-container variance, unlike equal allocation, which assigns the same value to every container on a trip. A stronger option is to derive demand from fill-level change and use trip weights only to calibrate the density conversion. Please state the constraint here, since it governs the entire demand-estimation chapter.</w:t>
      </w:r>
    </w:p>
    <w:p w14:paraId="0C78BDFF" w14:textId="4E99A57A" w:rsidR="006E1FF5" w:rsidRDefault="006E1FF5">
      <w:pPr>
        <w:pStyle w:val="CommentText"/>
      </w:pPr>
    </w:p>
  </w:comment>
  <w:comment w:id="99" w:author="esi esi Keyvanloo" w:date="2026-08-11T19:24:00Z" w:initials="eK">
    <w:p w14:paraId="02026F3D" w14:textId="77777777" w:rsidR="00855F8E" w:rsidRPr="00855F8E" w:rsidRDefault="00855F8E" w:rsidP="00855F8E">
      <w:pPr>
        <w:pStyle w:val="CommentText"/>
      </w:pPr>
      <w:r>
        <w:rPr>
          <w:rStyle w:val="CommentReference"/>
        </w:rPr>
        <w:annotationRef/>
      </w:r>
      <w:r w:rsidRPr="00855F8E">
        <w:t>The BGRI layer reports a total population of 37,548 against a municipal census figure of 21,004 for 2021. The most likely explanation is that the layer extends beyond the municipal boundary and includes population from neighbouring concelhos. Please confirm by clipping the layer to the boundary and reporting the resulting total. This also matters for the buffer variables: if 100 m buffers around peripheral containers intersect polygons outside the municipality, Pop_100m is overstated for exactly those containers.</w:t>
      </w:r>
    </w:p>
    <w:p w14:paraId="1C54062A" w14:textId="3272264B" w:rsidR="00855F8E" w:rsidRDefault="00855F8E">
      <w:pPr>
        <w:pStyle w:val="CommentText"/>
      </w:pPr>
    </w:p>
  </w:comment>
  <w:comment w:id="100" w:author="esi esi Keyvanloo" w:date="2026-08-11T19:26:00Z" w:initials="eK">
    <w:p w14:paraId="7D1A77A1" w14:textId="77777777" w:rsidR="00855F8E" w:rsidRPr="00855F8E" w:rsidRDefault="00855F8E" w:rsidP="00855F8E">
      <w:pPr>
        <w:pStyle w:val="CommentText"/>
      </w:pPr>
      <w:r>
        <w:rPr>
          <w:rStyle w:val="CommentReference"/>
        </w:rPr>
        <w:annotationRef/>
      </w:r>
      <w:r w:rsidRPr="00855F8E">
        <w:t>Please identify the land-use source and classification scheme (COS, Urban Atlas, municipal PDM or another), its reference year, and its minimum mapping unit. Please also report the mean sum of the land-use shares per buffer. If the shares sum to substantially less than 1 — for example if the layer covers only built parcels and leaves streets, open ground and agricultural land unclassified — then the nine share variables describe only part of each buffer's environment. This would also explain the reported VIF values close to 1.0, which are otherwise difficult to obtain from compositional shares.</w:t>
      </w:r>
    </w:p>
    <w:p w14:paraId="3E93A03A" w14:textId="7B6C6308" w:rsidR="00855F8E" w:rsidRDefault="00855F8E">
      <w:pPr>
        <w:pStyle w:val="CommentText"/>
      </w:pPr>
    </w:p>
  </w:comment>
  <w:comment w:id="101" w:author="esi esi Keyvanloo" w:date="2026-08-11T19:27:00Z" w:initials="eK">
    <w:p w14:paraId="08710E0D" w14:textId="77777777" w:rsidR="00855F8E" w:rsidRPr="00855F8E" w:rsidRDefault="00855F8E" w:rsidP="00855F8E">
      <w:pPr>
        <w:pStyle w:val="CommentText"/>
      </w:pPr>
      <w:r>
        <w:rPr>
          <w:rStyle w:val="CommentReference"/>
        </w:rPr>
        <w:annotationRef/>
      </w:r>
      <w:r w:rsidRPr="00855F8E">
        <w:t>Please state the source coordinate systems and how many features required reprojection, since invalid coordinates are listed among the defects addressed in cleaning, and confirm whether all 464 containers fall inside the municipal boundary after reprojection.</w:t>
      </w:r>
    </w:p>
    <w:p w14:paraId="5341C99C" w14:textId="7434AFFB" w:rsidR="00855F8E" w:rsidRDefault="00855F8E">
      <w:pPr>
        <w:pStyle w:val="CommentText"/>
      </w:pPr>
    </w:p>
  </w:comment>
  <w:comment w:id="102" w:author="esi esi Keyvanloo" w:date="2026-08-11T19:28:00Z" w:initials="eK">
    <w:p w14:paraId="22A50509" w14:textId="77777777" w:rsidR="00855F8E" w:rsidRPr="00855F8E" w:rsidRDefault="00855F8E" w:rsidP="00855F8E">
      <w:pPr>
        <w:pStyle w:val="CommentText"/>
      </w:pPr>
      <w:r>
        <w:rPr>
          <w:rStyle w:val="CommentReference"/>
        </w:rPr>
        <w:annotationRef/>
      </w:r>
      <w:r w:rsidRPr="00855F8E">
        <w:t>These four items differ substantially in how well they are documented and should not appear in a single cell. Facility locations come from Valorsul's current website; circuit periodicities come from a 2014 dissertation; policy comes from published national instruments; fleet composition and shift structure do not appear to be published for Rio Maior at all. Please list each item separately with its source and reference year, and exclude figures drawn from equipment catalogues or from other municipalities, which are not evidence about this operation.</w:t>
      </w:r>
    </w:p>
    <w:p w14:paraId="42809E72" w14:textId="2FBEFA38" w:rsidR="00855F8E" w:rsidRDefault="00855F8E">
      <w:pPr>
        <w:pStyle w:val="CommentText"/>
      </w:pPr>
    </w:p>
  </w:comment>
  <w:comment w:id="104" w:author="esi esi Keyvanloo" w:date="2026-08-11T20:34:00Z" w:initials="eK">
    <w:p w14:paraId="01FEA224" w14:textId="5C7864AD" w:rsidR="009F6562" w:rsidRPr="009F6562" w:rsidRDefault="009F6562" w:rsidP="009F6562">
      <w:pPr>
        <w:pStyle w:val="CommentText"/>
      </w:pPr>
      <w:r>
        <w:rPr>
          <w:rStyle w:val="CommentReference"/>
        </w:rPr>
        <w:annotationRef/>
      </w:r>
      <w:r w:rsidRPr="009F6562">
        <w:t>The most consequential construction defect is not registered here. The daily rate is computed by dividing accumulated mass by the number of days with valid operational data, which in the pipeline resolves to days on which a collection was recorded rather than calendar days in the observation period. With servicing intervals of roughly two weeks this alone inflates the rate by approximately an order of magnitude, and accounts for the implausible mean of 341 kg per container-day. Please register it as a separate defect, since it is independent of D5 and requires a different correction: the denominator must be defined over the container's active calendar period, and the corrected magnitude checked against per-capita benchmarks.</w:t>
      </w:r>
    </w:p>
    <w:p w14:paraId="6C30D5E4" w14:textId="209EDEC6" w:rsidR="009F6562" w:rsidRDefault="009F6562">
      <w:pPr>
        <w:pStyle w:val="CommentText"/>
      </w:pPr>
    </w:p>
  </w:comment>
  <w:comment w:id="105" w:author="esi esi Keyvanloo" w:date="2026-08-11T20:47:00Z" w:initials="eK">
    <w:p w14:paraId="5039B178" w14:textId="7D95D250" w:rsidR="00351035" w:rsidRPr="00351035" w:rsidRDefault="00351035" w:rsidP="00351035">
      <w:pPr>
        <w:pStyle w:val="CommentText"/>
      </w:pPr>
      <w:r>
        <w:rPr>
          <w:rStyle w:val="CommentReference"/>
        </w:rPr>
        <w:annotationRef/>
      </w:r>
      <w:r w:rsidRPr="00351035">
        <w:t>Consider adding a severity or priority column. The defects are listed with equal visual weight but differ greatly in effect: D5 and the temporal-denominator defect govern whether the demand model can produce valid magnitudes at all; D1 governs whether the sample is representative; D3 constrains a single derived indicator. A severity ranking would show which defects block the analysis and which merely qualify it.</w:t>
      </w:r>
    </w:p>
    <w:p w14:paraId="7B434048" w14:textId="505A31A4" w:rsidR="00351035" w:rsidRDefault="00351035">
      <w:pPr>
        <w:pStyle w:val="CommentText"/>
      </w:pPr>
    </w:p>
  </w:comment>
  <w:comment w:id="106" w:author="esi esi Keyvanloo" w:date="2026-08-11T20:53:00Z" w:initials="eK">
    <w:p w14:paraId="78AFAEBC" w14:textId="22AF1583" w:rsidR="00351035" w:rsidRDefault="00351035" w:rsidP="00351035">
      <w:pPr>
        <w:pStyle w:val="CommentText"/>
      </w:pPr>
      <w:r>
        <w:rPr>
          <w:rStyle w:val="CommentReference"/>
        </w:rPr>
        <w:annotationRef/>
      </w:r>
      <w:r w:rsidRPr="00351035">
        <w:rPr>
          <w:b/>
          <w:bCs/>
        </w:rPr>
        <w:t>D9 — Nominal versus usable temporal coverage.</w:t>
      </w:r>
      <w:r w:rsidRPr="00351035">
        <w:t xml:space="preserve"> </w:t>
      </w:r>
      <w:r w:rsidRPr="00351035">
        <w:rPr>
          <w:b/>
          <w:bCs/>
        </w:rPr>
        <w:t>Defect:</w:t>
      </w:r>
      <w:r w:rsidRPr="00351035">
        <w:t xml:space="preserve"> The nominal period 2020–2024 does not correspond to the usable series: readings from January to October 2020 contain a high share of negative values that drive daily means below zero, and the 2024 portion covers only the first four months. </w:t>
      </w:r>
      <w:r w:rsidRPr="00351035">
        <w:rPr>
          <w:b/>
          <w:bCs/>
        </w:rPr>
        <w:t>Consequence:</w:t>
      </w:r>
      <w:r w:rsidRPr="00351035">
        <w:t xml:space="preserve"> The effective analysis period must be stated explicitly and justified. Any annual comparison including 2024 will show an artificial decline unless the partial year is handled. Whether 2020 is recoverable depends on the outcome of the negative-reading diagnosis in D4.</w:t>
      </w:r>
    </w:p>
  </w:comment>
  <w:comment w:id="107" w:author="esi esi Keyvanloo" w:date="2026-08-11T20:54:00Z" w:initials="eK">
    <w:p w14:paraId="310E4912" w14:textId="262161E1" w:rsidR="00351035" w:rsidRPr="00351035" w:rsidRDefault="00351035" w:rsidP="00EF68B0">
      <w:pPr>
        <w:pStyle w:val="CommentText"/>
      </w:pPr>
      <w:r>
        <w:rPr>
          <w:rStyle w:val="CommentReference"/>
        </w:rPr>
        <w:annotationRef/>
      </w:r>
      <w:r w:rsidR="00EF68B0" w:rsidRPr="00EF68B0">
        <w:rPr>
          <w:b/>
          <w:bCs/>
        </w:rPr>
        <w:t>D11 — Trip-level fields aggregated across duplicated rows.</w:t>
      </w:r>
      <w:r w:rsidR="00EF68B0" w:rsidRPr="00EF68B0">
        <w:t xml:space="preserve"> </w:t>
      </w:r>
      <w:r w:rsidR="00EF68B0" w:rsidRPr="00EF68B0">
        <w:rPr>
          <w:b/>
          <w:bCs/>
        </w:rPr>
        <w:t>Defect:</w:t>
      </w:r>
      <w:r w:rsidR="00EF68B0" w:rsidRPr="00EF68B0">
        <w:t xml:space="preserve"> In the multi-year processing, trip-level distance appears to have been summed across rows repeating the same trip value, producing figures inconsistent with the single-year processing of the same data (monthly distance reported as both 17,616 km and 210,000 km; annual distance as 2.5 million km). </w:t>
      </w:r>
      <w:r w:rsidR="00EF68B0" w:rsidRPr="00EF68B0">
        <w:rPr>
          <w:b/>
          <w:bCs/>
        </w:rPr>
        <w:t>Consequence:</w:t>
      </w:r>
      <w:r w:rsidR="00EF68B0" w:rsidRPr="00EF68B0">
        <w:t xml:space="preserve"> Any operational or cost figure derived from trip-level fields must be recomputed with one value per trip identifier. The same class of error may affect trip weight and should be checked.</w:t>
      </w:r>
    </w:p>
  </w:comment>
  <w:comment w:id="108" w:author="esi esi Keyvanloo" w:date="2026-08-11T20:35:00Z" w:initials="eK">
    <w:p w14:paraId="4C6D323C" w14:textId="1D952343" w:rsidR="009F6562" w:rsidRPr="009F6562" w:rsidRDefault="009F6562" w:rsidP="009F6562">
      <w:pPr>
        <w:pStyle w:val="CommentText"/>
      </w:pPr>
      <w:r>
        <w:rPr>
          <w:rStyle w:val="CommentReference"/>
        </w:rPr>
        <w:annotationRef/>
      </w:r>
      <w:r w:rsidRPr="009F6562">
        <w:t>D2 states that idrecolha duplicates the fill value in 90.8% of rows, leaving 9.2% that do not. D4 reports 96,832 negative readings, which is also 9.2% of 1,048,575. The coincidence is unlikely to be accidental: it suggests that rows where idrecolha is not a copy of the fill value may be precisely the rows with negative fills, pointing to a single underlying cause such as column misalignment during export. Please cross-tabulate the two conditions. If they coincide, D2 and D4 may be one defect rather than two, and the 9.2% may be partly recoverable rather than discarded.</w:t>
      </w:r>
    </w:p>
    <w:p w14:paraId="58616583" w14:textId="142D1053" w:rsidR="009F6562" w:rsidRDefault="009F6562">
      <w:pPr>
        <w:pStyle w:val="CommentText"/>
      </w:pPr>
    </w:p>
  </w:comment>
  <w:comment w:id="109" w:author="esi esi Keyvanloo" w:date="2026-08-11T20:38:00Z" w:initials="eK">
    <w:p w14:paraId="4816E3A8" w14:textId="77777777" w:rsidR="009F6562" w:rsidRPr="009F6562" w:rsidRDefault="009F6562" w:rsidP="009F6562">
      <w:pPr>
        <w:pStyle w:val="CommentText"/>
      </w:pPr>
      <w:r>
        <w:rPr>
          <w:rStyle w:val="CommentReference"/>
        </w:rPr>
        <w:annotationRef/>
      </w:r>
      <w:r w:rsidRPr="009F6562">
        <w:rPr>
          <w:b/>
          <w:bCs/>
        </w:rPr>
        <w:t>Comment:</w:t>
      </w:r>
      <w:r w:rsidRPr="009F6562">
        <w:t xml:space="preserve"> Please make the sign convention explicit in the demand-construction procedure. Positive changes in fill level between consecutive readings represent accumulation and are the quantity from which demand is derived; large negative changes mark collection events and should be used to identify them; negative raw readings are a separate matter belonging to the quality-control step. Conflating the second and third would either discard genuine collection events or admit error codes into the demand series. This distinction also offers a route around D2: if idrecolha is unusable as a collection identifier, collection events can be detected from the fill-level series itself.</w:t>
      </w:r>
    </w:p>
    <w:p w14:paraId="23B1EAD0" w14:textId="31288238" w:rsidR="009F6562" w:rsidRDefault="009F6562">
      <w:pPr>
        <w:pStyle w:val="CommentText"/>
      </w:pPr>
    </w:p>
  </w:comment>
  <w:comment w:id="110" w:author="esi esi Keyvanloo" w:date="2026-08-11T20:43:00Z" w:initials="eK">
    <w:p w14:paraId="6A3A0D6A" w14:textId="77777777" w:rsidR="009F6562" w:rsidRPr="009F6562" w:rsidRDefault="009F6562" w:rsidP="009F6562">
      <w:pPr>
        <w:pStyle w:val="CommentText"/>
      </w:pPr>
      <w:r>
        <w:rPr>
          <w:rStyle w:val="CommentReference"/>
        </w:rPr>
        <w:annotationRef/>
      </w:r>
      <w:r w:rsidRPr="009F6562">
        <w:rPr>
          <w:b/>
          <w:bCs/>
        </w:rPr>
        <w:t>Comment:</w:t>
      </w:r>
      <w:r w:rsidRPr="009F6562">
        <w:t xml:space="preserve"> The consequence understates the effect. The 193 matched containers are the effective sample for any analysis requiring both sources — approximately 42% of the mapped network — and this share should be stated explicitly. Please also confirm that the mismatch is a genuine data problem rather than a formatting one: identifier type, leading zeros and whitespace should be normalised before 193 is treated as final. An explicit crosswalk across all three identifier sets (GIS, sensor, driver) is needed, not only GIS versus sensor.</w:t>
      </w:r>
    </w:p>
    <w:p w14:paraId="5C1910D7" w14:textId="50218ED2" w:rsidR="009F6562" w:rsidRDefault="009F6562">
      <w:pPr>
        <w:pStyle w:val="CommentText"/>
      </w:pPr>
    </w:p>
  </w:comment>
  <w:comment w:id="112" w:author="esi esi Keyvanloo" w:date="2026-08-11T21:26:00Z" w:initials="eK">
    <w:p w14:paraId="5EAB4ACB" w14:textId="77777777" w:rsidR="00ED0C7F" w:rsidRPr="00ED0C7F" w:rsidRDefault="00ED0C7F" w:rsidP="00ED0C7F">
      <w:pPr>
        <w:pStyle w:val="CommentText"/>
      </w:pPr>
      <w:r>
        <w:rPr>
          <w:rStyle w:val="CommentReference"/>
        </w:rPr>
        <w:annotationRef/>
      </w:r>
      <w:r w:rsidRPr="00ED0C7F">
        <w:t>Two maps are missing and one caption is inconsistent. The operational geography raised in Section 1.1 does not appear anywhere — the municipal boundary, the Valorsul transfer station and ecocentro inside Rio Maior (39.31963, −8.92405), the municipal depot, and the onward transfer to Cadaval. This is the map requested in the Executive Summary comments. A map of estimated demand per container would also connect this section to Chapter 5. Separately, the Figure 4 caption uses 193 (the GIS-to-sensor match) while the text reports 344 sensor containers; the 151 containers with sensor data but no GIS match carry demand information yet cannot be located, which is itself worth stating.</w:t>
      </w:r>
    </w:p>
    <w:p w14:paraId="1B697662" w14:textId="6C613EF6" w:rsidR="00ED0C7F" w:rsidRDefault="00ED0C7F">
      <w:pPr>
        <w:pStyle w:val="CommentText"/>
      </w:pPr>
    </w:p>
  </w:comment>
  <w:comment w:id="113" w:author="esi esi Keyvanloo" w:date="2026-08-11T21:17:00Z" w:initials="eK">
    <w:p w14:paraId="6481408C" w14:textId="77777777" w:rsidR="00AF1C58" w:rsidRPr="00AF1C58" w:rsidRDefault="00AF1C58" w:rsidP="00AF1C58">
      <w:pPr>
        <w:pStyle w:val="CommentText"/>
      </w:pPr>
      <w:r>
        <w:rPr>
          <w:rStyle w:val="CommentReference"/>
        </w:rPr>
        <w:annotationRef/>
      </w:r>
      <w:r w:rsidRPr="00AF1C58">
        <w:t>This section describes spatial patterns without testing them. Three statements rest on visual inspection alone: that population and container density correspond well in the centre, that sensor-equipped containers cluster in the urban core, and that glass containers are the most peripheral. Each is quantifiable — correlation between container count and population by parish or grid cell, comparison of the spatial distribution of sensor-equipped containers against all mapped containers, and mean distance to the CBD by waste fraction. Please support them with spatial statistics rather than description. The first matters particularly: the regression finds no significant population effect, so a claim of good correspondence here sits awkwardly beside a near-zero population coefficient in Chapter 5. Note also that the BGRI totals remain unresolved (D7), so any population-based statement is provisional.</w:t>
      </w:r>
    </w:p>
    <w:p w14:paraId="617BF116" w14:textId="4D9637B0" w:rsidR="00AF1C58" w:rsidRDefault="00AF1C58">
      <w:pPr>
        <w:pStyle w:val="CommentText"/>
      </w:pPr>
    </w:p>
  </w:comment>
  <w:comment w:id="114" w:author="esi esi Keyvanloo" w:date="2026-08-11T21:22:00Z" w:initials="eK">
    <w:p w14:paraId="2C50EBD6" w14:textId="77777777" w:rsidR="00ED0C7F" w:rsidRPr="00ED0C7F" w:rsidRDefault="00ED0C7F" w:rsidP="00ED0C7F">
      <w:pPr>
        <w:pStyle w:val="CommentText"/>
      </w:pPr>
      <w:r>
        <w:rPr>
          <w:rStyle w:val="CommentReference"/>
        </w:rPr>
        <w:annotationRef/>
      </w:r>
      <w:r w:rsidRPr="00ED0C7F">
        <w:t>The coverage pattern is read here as a design feature, but two competing explanations should be ruled out first. Sensors are installed on typically one container per three-stream cluster with priority to the faster-filling packaging stream, so coverage varies by waste fraction as well as by location; and if the sensor extract was truncated on export (D1), the observed pattern may partly reflect the cut rather than the deployment. This compounds with the glass observation: glass already accounts for only 1.9% of sensor records, so if glass containers are also the most peripheral, peripheral demand is doubly under-observed. Please state the consequence for stream-specific demand estimation.</w:t>
      </w:r>
    </w:p>
    <w:p w14:paraId="240B97FD" w14:textId="37743201" w:rsidR="00ED0C7F" w:rsidRDefault="00ED0C7F">
      <w:pPr>
        <w:pStyle w:val="CommentText"/>
      </w:pPr>
    </w:p>
  </w:comment>
  <w:comment w:id="115" w:author="esi esi Keyvanloo" w:date="2026-08-10T19:37:00Z" w:initials="eK">
    <w:p w14:paraId="773514D2" w14:textId="77777777" w:rsidR="001E124A" w:rsidRDefault="001A6CC7" w:rsidP="001E124A">
      <w:pPr>
        <w:pStyle w:val="CommentText"/>
      </w:pPr>
      <w:r>
        <w:rPr>
          <w:rStyle w:val="CommentReference"/>
        </w:rPr>
        <w:annotationRef/>
      </w:r>
      <w:r>
        <w:t>The maps are very important to visualize and provide essential data. Modify below issues:</w:t>
      </w:r>
    </w:p>
    <w:p w14:paraId="5BF60BAA" w14:textId="3CCA6A68" w:rsidR="001E124A" w:rsidRDefault="001A6CC7" w:rsidP="001E124A">
      <w:pPr>
        <w:pStyle w:val="CommentText"/>
        <w:numPr>
          <w:ilvl w:val="0"/>
          <w:numId w:val="2"/>
        </w:numPr>
      </w:pPr>
      <w:r>
        <w:t>the lower edge of maps do not show the border.</w:t>
      </w:r>
    </w:p>
    <w:p w14:paraId="0869A28D" w14:textId="582536E3" w:rsidR="001A6CC7" w:rsidRDefault="001A6CC7" w:rsidP="001E124A">
      <w:pPr>
        <w:pStyle w:val="CommentText"/>
        <w:numPr>
          <w:ilvl w:val="0"/>
          <w:numId w:val="2"/>
        </w:numPr>
      </w:pPr>
      <w:r>
        <w:t>The study area is not appearing completely in the canvas.</w:t>
      </w:r>
    </w:p>
    <w:p w14:paraId="466C9E7D" w14:textId="77777777" w:rsidR="001A6CC7" w:rsidRDefault="001A6CC7" w:rsidP="001A6CC7">
      <w:pPr>
        <w:pStyle w:val="CommentText"/>
        <w:numPr>
          <w:ilvl w:val="0"/>
          <w:numId w:val="2"/>
        </w:numPr>
      </w:pPr>
      <w:r>
        <w:t xml:space="preserve"> The scale is unit to be km</w:t>
      </w:r>
    </w:p>
    <w:p w14:paraId="3ADD3009" w14:textId="77777777" w:rsidR="001E124A" w:rsidRDefault="001A6CC7" w:rsidP="001A6CC7">
      <w:pPr>
        <w:pStyle w:val="CommentText"/>
        <w:numPr>
          <w:ilvl w:val="0"/>
          <w:numId w:val="2"/>
        </w:numPr>
      </w:pPr>
      <w:r>
        <w:t xml:space="preserve"> The scale should get close to the top right corner of map border</w:t>
      </w:r>
    </w:p>
    <w:p w14:paraId="5499CE4C" w14:textId="2E813239" w:rsidR="001A6CC7" w:rsidRDefault="001E124A" w:rsidP="001A6CC7">
      <w:pPr>
        <w:pStyle w:val="CommentText"/>
        <w:numPr>
          <w:ilvl w:val="0"/>
          <w:numId w:val="2"/>
        </w:numPr>
      </w:pPr>
      <w:r>
        <w:t>In the lower right HTML box provide concise yet self-descriptive information about the map.</w:t>
      </w:r>
      <w:r w:rsidR="001A6CC7">
        <w:br/>
      </w:r>
    </w:p>
  </w:comment>
  <w:comment w:id="118" w:author="esi esi Keyvanloo" w:date="2026-08-11T22:00:00Z" w:initials="eK">
    <w:p w14:paraId="63B3960D" w14:textId="77777777" w:rsidR="00DA36AA" w:rsidRPr="00DA36AA" w:rsidRDefault="00DA36AA" w:rsidP="00DA36AA">
      <w:pPr>
        <w:pStyle w:val="CommentText"/>
      </w:pPr>
      <w:r>
        <w:rPr>
          <w:rStyle w:val="CommentReference"/>
        </w:rPr>
        <w:annotationRef/>
      </w:r>
      <w:r w:rsidRPr="00DA36AA">
        <w:t>Please redesign this methodology flowchart to improve readability and interpretation. The current version is too horizontally stretched, the font size is too small to read clearly, and the sequence of steps is not easy to follow without explanation. Please produce a clearer and more legible figure, with larger text, better spacing, and a more intuitive layout. Consider splitting the workflow into logical stages — data foundation, demand modelling, uncertainty and scenario generation, and optimisation — and add a short explanatory caption in the main text.</w:t>
      </w:r>
    </w:p>
    <w:p w14:paraId="77616B93" w14:textId="7B906A54" w:rsidR="00DA36AA" w:rsidRDefault="00DA36AA">
      <w:pPr>
        <w:pStyle w:val="CommentText"/>
      </w:pPr>
    </w:p>
  </w:comment>
  <w:comment w:id="119" w:author="esi esi Keyvanloo" w:date="2026-08-11T22:00:00Z" w:initials="eK">
    <w:p w14:paraId="2E46AE6C" w14:textId="77777777" w:rsidR="00DA36AA" w:rsidRPr="00DA36AA" w:rsidRDefault="00DA36AA" w:rsidP="00DA36AA">
      <w:pPr>
        <w:pStyle w:val="CommentText"/>
      </w:pPr>
      <w:r>
        <w:rPr>
          <w:rStyle w:val="CommentReference"/>
        </w:rPr>
        <w:annotationRef/>
      </w:r>
      <w:r w:rsidRPr="00DA36AA">
        <w:t>The pipeline contains only one quality-control step, but the defect register lists several distinct problems requiring different treatment: the 82–84 reading ceiling, the negative-value families, the unusable collection identifier, and the identifier mismatch across datasets. None are visible here. Please expand this into an explicit sensor quality-control and calibration stage showing where each registered defect is addressed.</w:t>
      </w:r>
    </w:p>
    <w:p w14:paraId="7FE892B4" w14:textId="689E2106" w:rsidR="00DA36AA" w:rsidRDefault="00DA36AA">
      <w:pPr>
        <w:pStyle w:val="CommentText"/>
      </w:pPr>
    </w:p>
  </w:comment>
  <w:comment w:id="120" w:author="esi esi Keyvanloo" w:date="2026-08-11T22:01:00Z" w:initials="eK">
    <w:p w14:paraId="1A1CEA2A" w14:textId="77777777" w:rsidR="00DA36AA" w:rsidRPr="00DA36AA" w:rsidRDefault="00DA36AA" w:rsidP="00DA36AA">
      <w:pPr>
        <w:pStyle w:val="CommentText"/>
      </w:pPr>
      <w:r>
        <w:rPr>
          <w:rStyle w:val="CommentReference"/>
        </w:rPr>
        <w:annotationRef/>
      </w:r>
      <w:r w:rsidRPr="00DA36AA">
        <w:t>This single box conceals the two construction assumptions that most affect the results: the allocation of trip-level weight across containers, and the definition of the temporal denominator. Both are introduced here and both are registered as defects. Please decompose this step so each assumption appears as its own node, and add the mass-balance calibration against trip weights that the recommendations call for. A reader cannot currently see where the demand magnitude is determined.</w:t>
      </w:r>
    </w:p>
    <w:p w14:paraId="75614D3C" w14:textId="62500ED1" w:rsidR="00DA36AA" w:rsidRDefault="00DA36AA">
      <w:pPr>
        <w:pStyle w:val="CommentText"/>
      </w:pPr>
    </w:p>
  </w:comment>
  <w:comment w:id="117" w:author="esi esi Keyvanloo" w:date="2026-08-10T19:55:00Z" w:initials="eK">
    <w:p w14:paraId="7A06BA8E" w14:textId="152E4991" w:rsidR="00271028" w:rsidRDefault="00271028">
      <w:pPr>
        <w:pStyle w:val="CommentText"/>
      </w:pPr>
      <w:r>
        <w:rPr>
          <w:rStyle w:val="CommentReference"/>
        </w:rPr>
        <w:annotationRef/>
      </w:r>
      <w:r>
        <w:t>This section directly puts a long horizontal flowchart with no explanation, with very small fonts, not legible and not clear. Use best tools available in figma for flowchart creation and create a more understandable version of it.</w:t>
      </w:r>
    </w:p>
  </w:comment>
  <w:comment w:id="121" w:author="esi esi Keyvanloo" w:date="2026-08-11T22:01:00Z" w:initials="eK">
    <w:p w14:paraId="77E838D4" w14:textId="77777777" w:rsidR="00DA36AA" w:rsidRPr="00DA36AA" w:rsidRDefault="00DA36AA" w:rsidP="00DA36AA">
      <w:pPr>
        <w:pStyle w:val="CommentText"/>
      </w:pPr>
      <w:r>
        <w:rPr>
          <w:rStyle w:val="CommentReference"/>
        </w:rPr>
        <w:annotationRef/>
      </w:r>
      <w:r w:rsidRPr="00DA36AA">
        <w:t>Both sources enter the pipeline but no step compares or reconciles them, although the driver-versus-sensor assessment is one of the chapters in the agreed structure and the two series differ by a stable margin of roughly 8 percentage points across all seasons. Please show the calibration between them as an explicit stage. This is also the route by which demand could be estimated for containers covered by driver records but not by sensors, extending coverage beyond the matched subset.</w:t>
      </w:r>
    </w:p>
    <w:p w14:paraId="65A44020" w14:textId="22D9180D" w:rsidR="00DA36AA" w:rsidRDefault="00DA36AA">
      <w:pPr>
        <w:pStyle w:val="CommentText"/>
      </w:pPr>
    </w:p>
  </w:comment>
  <w:comment w:id="122" w:author="esi esi Keyvanloo" w:date="2026-08-11T22:02:00Z" w:initials="eK">
    <w:p w14:paraId="71B0DE38" w14:textId="77777777" w:rsidR="00DA36AA" w:rsidRPr="00DA36AA" w:rsidRDefault="00DA36AA" w:rsidP="00DA36AA">
      <w:pPr>
        <w:pStyle w:val="CommentText"/>
      </w:pPr>
      <w:r>
        <w:rPr>
          <w:rStyle w:val="CommentReference"/>
        </w:rPr>
        <w:annotationRef/>
      </w:r>
      <w:r w:rsidRPr="00DA36AA">
        <w:t>Two points. First, "from CTRO depot" repeats an assumption raised elsewhere for verification: Valorsul lists a transfer station and ecocentro inside Rio Maior itself, roughly 2 km from the centre. Please keep the figure consistent with whatever the verification concludes. Second, this is the only numbered stage in the diagram; either number all stages or none, so the reader can cross-reference the figure with the text.</w:t>
      </w:r>
    </w:p>
    <w:p w14:paraId="2B7929B6" w14:textId="2949FC16" w:rsidR="00DA36AA" w:rsidRDefault="00DA36AA">
      <w:pPr>
        <w:pStyle w:val="CommentText"/>
      </w:pPr>
    </w:p>
  </w:comment>
  <w:comment w:id="123" w:author="esi esi Keyvanloo" w:date="2026-08-11T22:02:00Z" w:initials="eK">
    <w:p w14:paraId="6FE96CCD" w14:textId="77777777" w:rsidR="00DA36AA" w:rsidRPr="00DA36AA" w:rsidRDefault="00DA36AA" w:rsidP="00DA36AA">
      <w:pPr>
        <w:pStyle w:val="CommentText"/>
      </w:pPr>
      <w:r>
        <w:rPr>
          <w:rStyle w:val="CommentReference"/>
        </w:rPr>
        <w:annotationRef/>
      </w:r>
      <w:r w:rsidRPr="00DA36AA">
        <w:t>The chain ends at the optimisation output with no comparison against the existing network. The question set for this chapter is whether the current spatial distribution of containers is the best possible, which requires evaluating the objective function under the present configuration alongside the optimised ones. Please add that comparison as the final node. Please also show what happens when diagnostics fail: as drawn, the flow proceeds from regression to scenario generation unconditionally, with no gate and no return path.</w:t>
      </w:r>
    </w:p>
    <w:p w14:paraId="77D26BEA" w14:textId="68FFE889" w:rsidR="00DA36AA" w:rsidRDefault="00DA36AA">
      <w:pPr>
        <w:pStyle w:val="CommentText"/>
      </w:pPr>
    </w:p>
  </w:comment>
  <w:comment w:id="125" w:author="esi esi Keyvanloo" w:date="2026-08-10T20:10:00Z" w:initials="eK">
    <w:p w14:paraId="79247FA1" w14:textId="77777777" w:rsidR="00D60F8F" w:rsidRDefault="00D60F8F">
      <w:pPr>
        <w:pStyle w:val="CommentText"/>
      </w:pPr>
      <w:r>
        <w:rPr>
          <w:rStyle w:val="CommentReference"/>
        </w:rPr>
        <w:annotationRef/>
      </w:r>
      <w:r>
        <w:t>I have some useful references regarding spatial analysis, python statistics and machine learning. They are kept in “</w:t>
      </w:r>
      <w:r w:rsidRPr="00D60F8F">
        <w:t>DATA\DOCUMENT\BOOK and useful documents</w:t>
      </w:r>
      <w:r>
        <w:t>” let me know if you find them useful. Of course your knowledge is state of the art.</w:t>
      </w:r>
      <w:r w:rsidR="00AC5D27">
        <w:br/>
        <w:t>I would like you to add some sections relevant to these topic for learning purposes. I expect to expand my knowledge base while going through the report. Keep in mind these sections to be informative yet short and effective.</w:t>
      </w:r>
    </w:p>
    <w:p w14:paraId="09220D24" w14:textId="24F5B37F" w:rsidR="008D742A" w:rsidRDefault="008D742A">
      <w:pPr>
        <w:pStyle w:val="CommentText"/>
      </w:pPr>
      <w:r>
        <w:t>I have some ideas regarding using machine learning and relevant statistics in my thesis. Give me your honest and expert opinion regarding using them in my thesis.</w:t>
      </w:r>
    </w:p>
  </w:comment>
  <w:comment w:id="126" w:author="esi esi Keyvanloo" w:date="2026-08-11T22:36:00Z" w:initials="eK">
    <w:p w14:paraId="7075CB6E" w14:textId="77777777" w:rsidR="00C64DAF" w:rsidRPr="00C64DAF" w:rsidRDefault="00C64DAF" w:rsidP="00C64DAF">
      <w:pPr>
        <w:pStyle w:val="CommentText"/>
      </w:pPr>
      <w:r>
        <w:rPr>
          <w:rStyle w:val="CommentReference"/>
        </w:rPr>
        <w:annotationRef/>
      </w:r>
      <w:r w:rsidRPr="00C64DAF">
        <w:t>Three specification choices are presented as given and should be justified or tested. The linear-in-levels form assumes an additive population effect, whereas the report's own distribution testing found the population variable log-normal, which points to a log form. The land-use shares are compositional and are entered as raw proportions, which is only defensible if they do not sum to a constant — please report the mean sum per buffer, since VIF values close to 1.0 are difficult to obtain from shares that sum to unity and suggest that much of each buffer is unclassified. And OLS on a log-transformed response requires a smearing correction on back-transformation, which the optimisation stage needs because it consumes expected values; a Gamma GLM with a log link avoids the correction and suits a positive, right-skewed response.</w:t>
      </w:r>
    </w:p>
    <w:p w14:paraId="75A44CC8" w14:textId="720A1F23" w:rsidR="00C64DAF" w:rsidRDefault="00C64DAF">
      <w:pPr>
        <w:pStyle w:val="CommentText"/>
      </w:pPr>
    </w:p>
  </w:comment>
  <w:comment w:id="127" w:author="esi esi Keyvanloo" w:date="2026-08-11T22:33:00Z" w:initials="eK">
    <w:p w14:paraId="1AA84AEC" w14:textId="77777777" w:rsidR="00251D7B" w:rsidRPr="00251D7B" w:rsidRDefault="00251D7B" w:rsidP="00251D7B">
      <w:pPr>
        <w:pStyle w:val="CommentText"/>
      </w:pPr>
      <w:r>
        <w:rPr>
          <w:rStyle w:val="CommentReference"/>
        </w:rPr>
        <w:annotationRef/>
      </w:r>
      <w:r w:rsidRPr="00251D7B">
        <w:t>This is the strongest claim in the section and it does not hold for the current specification. The model is fitted on containers, with the response defined as what was collected there — a quantity conditioned on service frequency, container capacity, competition from neighbouring containers, and the availability of the free ecocentro. At a candidate site with no container, none of those conditions exist, so the fitted equation extrapolates a service-conditioned quantity onto a location where no service takes place. Please state this limitation explicitly. If transferability to unserved sites is genuinely required — and it is, since the optimisation depends on it — a generation-rate approach based on activity counts (population, commercial and food-service premises, schools) calibrated against total collected mass would transfer more defensibly than a regression on collected quantity.</w:t>
      </w:r>
    </w:p>
    <w:p w14:paraId="5CA8E936" w14:textId="454EF562" w:rsidR="00251D7B" w:rsidRDefault="00251D7B">
      <w:pPr>
        <w:pStyle w:val="CommentText"/>
      </w:pPr>
    </w:p>
  </w:comment>
  <w:comment w:id="128" w:author="esi esi Keyvanloo" w:date="2026-08-11T22:34:00Z" w:initials="eK">
    <w:p w14:paraId="3FAAE1D7" w14:textId="41AB2854" w:rsidR="00251D7B" w:rsidRDefault="00251D7B">
      <w:pPr>
        <w:pStyle w:val="CommentText"/>
      </w:pPr>
      <w:r>
        <w:rPr>
          <w:rStyle w:val="CommentReference"/>
        </w:rPr>
        <w:annotationRef/>
      </w:r>
      <w:r>
        <w:t>Remove extra space</w:t>
      </w:r>
    </w:p>
  </w:comment>
  <w:comment w:id="129" w:author="esi esi Keyvanloo" w:date="2026-08-11T22:34:00Z" w:initials="eK">
    <w:p w14:paraId="550B758B" w14:textId="77777777" w:rsidR="00251D7B" w:rsidRPr="00251D7B" w:rsidRDefault="00251D7B" w:rsidP="00251D7B">
      <w:pPr>
        <w:pStyle w:val="CommentText"/>
      </w:pPr>
      <w:r>
        <w:rPr>
          <w:rStyle w:val="CommentReference"/>
        </w:rPr>
        <w:annotationRef/>
      </w:r>
      <w:r w:rsidRPr="00251D7B">
        <w:t>The pathologies are correctly named but the section stops short of stating what will be done about them. Two points. First, the search reported elsewhere covered 8,191 candidate models with no held-out validation, so the reported R² is optimistically biased; the selection step should sit inside a cross-validation loop rather than be applied once to the full sample, and the cross-validated figure reported. Second, stepwise was adopted on the supervisor's instruction as an improvement over entering all variables simultaneously — a reasonable motivation that should be stated here alongside the remedy, so the choice reads as a methodological decision rather than a default.</w:t>
      </w:r>
    </w:p>
    <w:p w14:paraId="1C3279E6" w14:textId="33A92C6A" w:rsidR="00251D7B" w:rsidRDefault="00251D7B">
      <w:pPr>
        <w:pStyle w:val="CommentText"/>
      </w:pPr>
    </w:p>
  </w:comment>
  <w:comment w:id="130" w:author="esi esi Keyvanloo" w:date="2026-08-11T22:37:00Z" w:initials="eK">
    <w:p w14:paraId="5A38A6D1" w14:textId="77777777" w:rsidR="00C64DAF" w:rsidRPr="00C64DAF" w:rsidRDefault="00C64DAF" w:rsidP="00C64DAF">
      <w:pPr>
        <w:pStyle w:val="CommentText"/>
      </w:pPr>
      <w:r>
        <w:rPr>
          <w:rStyle w:val="CommentReference"/>
        </w:rPr>
        <w:annotationRef/>
      </w:r>
      <w:r w:rsidRPr="00C64DAF">
        <w:t>Please also assess critically whether machine-learning models would add value here. They should not be included because they are more advanced, only if they improve out-of-sample prediction or reveal meaningful nonlinear structure relative to simpler models. The case differs sharply by analytical layer, and the section should say which layer any machine-learning component applies to. At the container level the sample is 452 observations with near-zero explained variance, and the optimisation requires extrapolation to sites outside the training domain, where tree-based models are unreliable; regularised methods are also poorly matched, since they address multicollinearity and the reported maximum VIF is 1.08. At the container-day level the sensor series offers several orders of magnitude more observations with genuine temporal structure, which is where nonlinear methods would be appropriate. Two further applications are well founded: calibrating driver observations against sensor readings, which is a standard soft-sensor problem, and clustering containers to justify the selection of representative units for the driver-versus-sensor chapter.</w:t>
      </w:r>
    </w:p>
    <w:p w14:paraId="4569FD41" w14:textId="4A647605" w:rsidR="00C64DAF" w:rsidRDefault="00C64DAF">
      <w:pPr>
        <w:pStyle w:val="CommentText"/>
      </w:pPr>
    </w:p>
  </w:comment>
  <w:comment w:id="131" w:author="esi esi Keyvanloo" w:date="2026-08-11T22:37:00Z" w:initials="eK">
    <w:p w14:paraId="7B0E8A11" w14:textId="77777777" w:rsidR="00C64DAF" w:rsidRPr="00C64DAF" w:rsidRDefault="00C64DAF" w:rsidP="00C64DAF">
      <w:pPr>
        <w:pStyle w:val="CommentText"/>
      </w:pPr>
      <w:r>
        <w:rPr>
          <w:rStyle w:val="CommentReference"/>
        </w:rPr>
        <w:annotationRef/>
      </w:r>
      <w:r w:rsidRPr="00C64DAF">
        <w:t>Please expand this section slightly to provide a short and educational overview of the statistical and machine-learning methods relevant to demand modelling — the role of exploratory data analysis, correlation screening, model-form assessment, regularised regression, nonlinear predictive models, cross-validation and spatial diagnostics. These additions should remain concise and tied to the choices this thesis has to make rather than surveying methods in general. Three would carry their weight: why aggregating longitudinal data into a cross-sectional specification discards within-container variation and what a mixed-effects model recovers; what spatial dependence is, why it inflates apparent significance, and how Moran's I on residuals distinguishes a well-specified model from an omitted spatially structured variable; and why log-transformed OLS and a Gamma GLM yield different expected values, which matters because the estimates feed an optimisation model. Reference materials on spatial statistics, Python-based statistical analysis and machine learning are available in the project documents.</w:t>
      </w:r>
    </w:p>
    <w:p w14:paraId="34432D9C" w14:textId="77D395B9" w:rsidR="00C64DAF" w:rsidRDefault="00C64DAF">
      <w:pPr>
        <w:pStyle w:val="CommentText"/>
      </w:pPr>
    </w:p>
  </w:comment>
  <w:comment w:id="132" w:author="esi esi Keyvanloo" w:date="2026-08-11T22:37:00Z" w:initials="eK">
    <w:p w14:paraId="0B3E78ED" w14:textId="77777777" w:rsidR="00C64DAF" w:rsidRPr="00C64DAF" w:rsidRDefault="00C64DAF" w:rsidP="00C64DAF">
      <w:pPr>
        <w:pStyle w:val="CommentText"/>
      </w:pPr>
      <w:r>
        <w:rPr>
          <w:rStyle w:val="CommentReference"/>
        </w:rPr>
        <w:annotationRef/>
      </w:r>
      <w:r w:rsidRPr="00C64DAF">
        <w:t>The equations are referenced but not displayed. The log transformation also appears inconsistently across the supporting documents — ln(Y) in some places and ln(1+Y) in others, which imply different back-transformations and cannot both be correct. Please state the exact form here, note whether zero values occur in the response (which would require the 1+ form), and give the back-transformation used to recover demand in kilograms, including any bias correction.</w:t>
      </w:r>
    </w:p>
    <w:p w14:paraId="2B66862B" w14:textId="76B1D471" w:rsidR="00C64DAF" w:rsidRDefault="00C64DAF">
      <w:pPr>
        <w:pStyle w:val="CommentText"/>
      </w:pPr>
    </w:p>
  </w:comment>
  <w:comment w:id="133" w:author="esi esi Keyvanloo" w:date="2026-08-11T22:35:00Z" w:initials="eK">
    <w:p w14:paraId="635D0DDC" w14:textId="6852846D" w:rsidR="00251D7B" w:rsidRPr="00251D7B" w:rsidRDefault="00251D7B">
      <w:pPr>
        <w:pStyle w:val="CommentText"/>
        <w:rPr>
          <w:rFonts w:hint="cs"/>
          <w:i/>
          <w:rtl/>
          <w:lang w:bidi="fa-IR"/>
        </w:rPr>
      </w:pPr>
      <w:r>
        <w:rPr>
          <w:rStyle w:val="CommentReference"/>
        </w:rPr>
        <w:annotationRef/>
      </w:r>
      <w:r>
        <w:t xml:space="preserve">Please add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k</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Pct</m:t>
            </m:r>
          </m:e>
          <m:sub>
            <m:r>
              <w:rPr>
                <w:rFonts w:ascii="Cambria Math" w:hAnsi="Cambria Math" w:cstheme="majorBidi"/>
              </w:rPr>
              <m:t>k,i</m:t>
            </m:r>
          </m:sub>
        </m:sSub>
        <m:r>
          <w:rPr>
            <w:rFonts w:ascii="Cambria Math" w:hAnsi="Cambria Math" w:cstheme="majorBidi"/>
          </w:rPr>
          <m:t xml:space="preserve"> in </m:t>
        </m:r>
        <m:r>
          <w:rPr>
            <w:rFonts w:ascii="Cambria Math" w:hAnsi="Cambria Math" w:cstheme="majorBidi"/>
          </w:rPr>
          <m:t>Square</m:t>
        </m:r>
      </m:oMath>
    </w:p>
  </w:comment>
  <w:comment w:id="135" w:author="esi esi Keyvanloo" w:date="2026-08-11T22:46:00Z" w:initials="eK">
    <w:p w14:paraId="1196CB55" w14:textId="77777777" w:rsidR="006D2D5C" w:rsidRPr="006D2D5C" w:rsidRDefault="006D2D5C" w:rsidP="006D2D5C">
      <w:pPr>
        <w:pStyle w:val="CommentText"/>
      </w:pPr>
      <w:r>
        <w:rPr>
          <w:rStyle w:val="CommentReference"/>
        </w:rPr>
        <w:annotationRef/>
      </w:r>
      <w:r w:rsidRPr="006D2D5C">
        <w:t>This sentence identifies seasonal and weekly variation as the motivation, but the current specification cannot represent either. The regression is fitted to one aggregated value per container, so temporal variation has already been averaged out before scenarios are drawn; what remains is estimation uncertainty about a single mean, not variability over time. Scenarios from this model will be narrow and will not reflect the seasonality described. Please either move the demand model to the container-day level, where these effects are estimable, or state explicitly that the scenarios represent parameter uncertainty only.</w:t>
      </w:r>
    </w:p>
    <w:p w14:paraId="72994766" w14:textId="610336C5" w:rsidR="006D2D5C" w:rsidRDefault="006D2D5C">
      <w:pPr>
        <w:pStyle w:val="CommentText"/>
      </w:pPr>
    </w:p>
  </w:comment>
  <w:comment w:id="136" w:author="esi esi Keyvanloo" w:date="2026-08-11T22:48:00Z" w:initials="eK">
    <w:p w14:paraId="730C0AF0" w14:textId="77777777" w:rsidR="006D2D5C" w:rsidRPr="006D2D5C" w:rsidRDefault="006D2D5C" w:rsidP="006D2D5C">
      <w:pPr>
        <w:pStyle w:val="CommentText"/>
      </w:pPr>
      <w:r>
        <w:rPr>
          <w:rStyle w:val="CommentReference"/>
        </w:rPr>
        <w:annotationRef/>
      </w:r>
      <w:r w:rsidRPr="006D2D5C">
        <w:t>Please consider whether temporal, spatial or waste-fraction dependence needs to be preserved during scenario generation. Neighbouring containers serve overlapping populations, so independent sampling at each site would understate aggregate variability and produce optimistically stable solutions.</w:t>
      </w:r>
    </w:p>
    <w:p w14:paraId="72CAF0DB" w14:textId="300CA05C" w:rsidR="006D2D5C" w:rsidRDefault="006D2D5C">
      <w:pPr>
        <w:pStyle w:val="CommentText"/>
      </w:pPr>
    </w:p>
  </w:comment>
  <w:comment w:id="137" w:author="esi esi Keyvanloo" w:date="2026-08-11T22:45:00Z" w:initials="eK">
    <w:p w14:paraId="3AED3426" w14:textId="6D4D2177" w:rsidR="006D2D5C" w:rsidRDefault="006D2D5C" w:rsidP="006D2D5C">
      <w:pPr>
        <w:pStyle w:val="CommentText"/>
      </w:pPr>
      <w:r>
        <w:rPr>
          <w:rStyle w:val="CommentReference"/>
        </w:rPr>
        <w:annotationRef/>
      </w:r>
      <w:r w:rsidRPr="006D2D5C">
        <w:t>Please explain how the demand distributions used in Monte Carlo simulation will be estimated from the data, since "predictive distribution" covers two components that must both be included. Parameter uncertainty is drawn from the multivariate normal distribution of the estimated coefficients using the estimated covariance matrix — independent draws for each coefficient would generate combinations the data exclude, because the estimates are correlated. Residual uncertainty is drawn from the residual distribution, empirically or parametrically. A related document proposes perturbing the coefficients with normal noise "within realistic ranges": that imposes an assumed spread rather than propagating an estimated one and would not be defensible. Scenario generation should rest on the predictive uncertainty of a validated demand model, not on arbitrary percentage perturbations.</w:t>
      </w:r>
    </w:p>
  </w:comment>
  <w:comment w:id="138" w:author="esi esi Keyvanloo" w:date="2026-08-11T22:46:00Z" w:initials="eK">
    <w:p w14:paraId="58AAAC8F" w14:textId="06C29919" w:rsidR="006D2D5C" w:rsidRDefault="006D2D5C" w:rsidP="006D2D5C">
      <w:pPr>
        <w:pStyle w:val="CommentText"/>
      </w:pPr>
      <w:r>
        <w:rPr>
          <w:rStyle w:val="CommentReference"/>
        </w:rPr>
        <w:annotationRef/>
      </w:r>
      <w:r w:rsidRPr="006D2D5C">
        <w:t>Please clarify that each Monte Carlo scenario should represent a complete demand vector across all sites for the same simulated period, rather than independent random values generated separately for each location.</w:t>
      </w:r>
    </w:p>
  </w:comment>
  <w:comment w:id="139" w:author="esi esi Keyvanloo" w:date="2026-08-11T22:48:00Z" w:initials="eK">
    <w:p w14:paraId="24AEDE42" w14:textId="77777777" w:rsidR="006D2D5C" w:rsidRPr="006D2D5C" w:rsidRDefault="006D2D5C" w:rsidP="006D2D5C">
      <w:pPr>
        <w:pStyle w:val="CommentText"/>
      </w:pPr>
      <w:r>
        <w:rPr>
          <w:rStyle w:val="CommentReference"/>
        </w:rPr>
        <w:annotationRef/>
      </w:r>
      <w:r w:rsidRPr="006D2D5C">
        <w:t>Please avoid fixing the number of scenarios in advance. In a capacitated location model with 464 candidate sites and 222 demand points, a few hundred scenarios produce a very large problem. The required count should be justified through sample-average approximation with several independent replications and a reported stability check on the resulting solution.</w:t>
      </w:r>
    </w:p>
    <w:p w14:paraId="671C48E7" w14:textId="63914791" w:rsidR="006D2D5C" w:rsidRDefault="006D2D5C">
      <w:pPr>
        <w:pStyle w:val="CommentText"/>
      </w:pPr>
    </w:p>
  </w:comment>
  <w:comment w:id="140" w:author="esi esi Keyvanloo" w:date="2026-08-11T22:48:00Z" w:initials="eK">
    <w:p w14:paraId="55E615CD" w14:textId="77777777" w:rsidR="00A1644B" w:rsidRPr="00A1644B" w:rsidRDefault="00A1644B" w:rsidP="00A1644B">
      <w:pPr>
        <w:pStyle w:val="CommentText"/>
      </w:pPr>
      <w:r>
        <w:rPr>
          <w:rStyle w:val="CommentReference"/>
        </w:rPr>
        <w:annotationRef/>
      </w:r>
      <w:r w:rsidRPr="00A1644B">
        <w:t>Please explain how scenario probabilities are assigned. If scenarios are generated by standard Monte Carlo sampling from the fitted predictive distribution, equal weights are appropriate; a related document assigns equal 1% probability to 100 scenarios, which is consistent but should be stated rather than left implicit. Unequal weights would require a specific weighting or scenario-reduction method to be described.</w:t>
      </w:r>
    </w:p>
    <w:p w14:paraId="5AA7BAC0" w14:textId="76DF3ABA" w:rsidR="00A1644B" w:rsidRDefault="00A1644B">
      <w:pPr>
        <w:pStyle w:val="CommentText"/>
      </w:pPr>
    </w:p>
  </w:comment>
  <w:comment w:id="141" w:author="esi esi Keyvanloo" w:date="2026-08-11T22:49:00Z" w:initials="eK">
    <w:p w14:paraId="012B36FB" w14:textId="77777777" w:rsidR="00A1644B" w:rsidRPr="00A1644B" w:rsidRDefault="00A1644B" w:rsidP="00A1644B">
      <w:pPr>
        <w:pStyle w:val="CommentText"/>
      </w:pPr>
      <w:r>
        <w:rPr>
          <w:rStyle w:val="CommentReference"/>
        </w:rPr>
        <w:annotationRef/>
      </w:r>
      <w:r w:rsidRPr="00A1644B">
        <w:t>Please state whether generated scenarios are checked against physical bounds before entering the optimisation. Demand cannot be negative, and cannot exceed what a 2,500 L container holds between collections. The current model has a fitted floor of approximately 179 kg per container-day arising from the intercept, so it cannot generate low-demand realisations at all — scenario realism should be verified first.</w:t>
      </w:r>
    </w:p>
    <w:p w14:paraId="5A7E1053" w14:textId="71E8FE04" w:rsidR="00A1644B" w:rsidRDefault="00A1644B">
      <w:pPr>
        <w:pStyle w:val="CommentText"/>
      </w:pPr>
    </w:p>
  </w:comment>
  <w:comment w:id="142" w:author="esi esi Keyvanloo" w:date="2026-08-11T22:49:00Z" w:initials="eK">
    <w:p w14:paraId="739FBEA6" w14:textId="77777777" w:rsidR="00A1644B" w:rsidRPr="00A1644B" w:rsidRDefault="00A1644B" w:rsidP="00A1644B">
      <w:pPr>
        <w:pStyle w:val="CommentText"/>
      </w:pPr>
      <w:r>
        <w:rPr>
          <w:rStyle w:val="CommentReference"/>
        </w:rPr>
        <w:annotationRef/>
      </w:r>
      <w:r w:rsidRPr="00A1644B">
        <w:rPr>
          <w:i/>
          <w:iCs/>
        </w:rPr>
        <w:t>Scenario generation is conditional on a validated demand model; scenarios drawn from a specification with near-zero explanatory power would propagate that weakness into the optimisation rather than represent genuine demand uncertainty.</w:t>
      </w:r>
    </w:p>
    <w:p w14:paraId="678AA689" w14:textId="5261E109" w:rsidR="00A1644B" w:rsidRDefault="00A1644B">
      <w:pPr>
        <w:pStyle w:val="CommentText"/>
      </w:pPr>
    </w:p>
  </w:comment>
  <w:comment w:id="144" w:author="esi esi Keyvanloo" w:date="2026-08-12T13:04:00Z" w:initials="eK">
    <w:p w14:paraId="32738CCD" w14:textId="77777777" w:rsidR="00413369" w:rsidRPr="00413369" w:rsidRDefault="00413369" w:rsidP="00413369">
      <w:pPr>
        <w:pStyle w:val="CommentText"/>
      </w:pPr>
      <w:r>
        <w:rPr>
          <w:rStyle w:val="CommentReference"/>
        </w:rPr>
        <w:annotationRef/>
      </w:r>
      <w:r w:rsidRPr="00413369">
        <w:t>The candidate set is not defined anywhere in the report. Please state what constitutes a candidate site: the 464 existing container locations only, a street-network grid, or existing sites plus additional feasible points. This determines whether the model can relocate containers or only select among current positions, and therefore whether the question of whether the existing distribution is the best possible can be answered.</w:t>
      </w:r>
    </w:p>
    <w:p w14:paraId="0A0D4B47" w14:textId="15ED5836" w:rsidR="00413369" w:rsidRDefault="00413369">
      <w:pPr>
        <w:pStyle w:val="CommentText"/>
      </w:pPr>
    </w:p>
  </w:comment>
  <w:comment w:id="145" w:author="esi esi Keyvanloo" w:date="2026-08-12T11:09:00Z" w:initials="eK">
    <w:p w14:paraId="5A60007A" w14:textId="77777777" w:rsidR="00BA3AD5" w:rsidRDefault="00520365" w:rsidP="00BA3AD5">
      <w:pPr>
        <w:pStyle w:val="font-claude-response-body"/>
      </w:pPr>
      <w:r>
        <w:rPr>
          <w:rStyle w:val="CommentReference"/>
        </w:rPr>
        <w:annotationRef/>
      </w:r>
      <w:r>
        <w:rPr>
          <w:rStyle w:val="CommentReference"/>
        </w:rPr>
        <w:annotationRef/>
      </w:r>
      <w:r w:rsidR="00BA3AD5">
        <w:t>Please replace the em dashes with hyphens for consistency with the rest of the document.</w:t>
      </w:r>
    </w:p>
    <w:p w14:paraId="4778830E" w14:textId="2FFF2708" w:rsidR="00520365" w:rsidRDefault="00520365" w:rsidP="00520365">
      <w:pPr>
        <w:pStyle w:val="CommentText"/>
      </w:pPr>
    </w:p>
    <w:p w14:paraId="70E6D37A" w14:textId="75488CD8" w:rsidR="00520365" w:rsidRDefault="00520365">
      <w:pPr>
        <w:pStyle w:val="CommentText"/>
      </w:pPr>
    </w:p>
  </w:comment>
  <w:comment w:id="146" w:author="esi esi Keyvanloo" w:date="2026-08-12T12:53:00Z" w:initials="eK">
    <w:p w14:paraId="7DE2EA21" w14:textId="77777777" w:rsidR="00BA3AD5" w:rsidRPr="00BA3AD5" w:rsidRDefault="00BA3AD5" w:rsidP="00BA3AD5">
      <w:pPr>
        <w:pStyle w:val="CommentText"/>
      </w:pPr>
      <w:r>
        <w:rPr>
          <w:rStyle w:val="CommentReference"/>
        </w:rPr>
        <w:annotationRef/>
      </w:r>
      <w:r w:rsidRPr="00BA3AD5">
        <w:t>Please soften this claim. Accessibility is an important determinant of recycling-site use, but not the only one: service quality, container capacity, convenience and collection reliability also influence behaviour.</w:t>
      </w:r>
    </w:p>
    <w:p w14:paraId="0779E7FC" w14:textId="053CE150" w:rsidR="00BA3AD5" w:rsidRDefault="00BA3AD5">
      <w:pPr>
        <w:pStyle w:val="CommentText"/>
      </w:pPr>
    </w:p>
  </w:comment>
  <w:comment w:id="147" w:author="esi esi Keyvanloo" w:date="2026-08-12T11:04:00Z" w:initials="eK">
    <w:p w14:paraId="62EDD26E" w14:textId="40A0B9C3" w:rsidR="00BA3AD5" w:rsidRPr="00BA3AD5" w:rsidRDefault="00520365" w:rsidP="00BA3AD5">
      <w:pPr>
        <w:pStyle w:val="CommentText"/>
      </w:pPr>
      <w:r>
        <w:rPr>
          <w:rStyle w:val="CommentReference"/>
        </w:rPr>
        <w:annotationRef/>
      </w:r>
      <w:r>
        <w:t xml:space="preserve">Please add </w:t>
      </w:r>
      <m:oMath>
        <m:nary>
          <m:naryPr>
            <m:chr m:val="∑"/>
            <m:limLoc m:val="undOvr"/>
            <m:supHide m:val="1"/>
            <m:ctrlPr>
              <w:rPr>
                <w:rFonts w:ascii="Cambria Math" w:hAnsi="Cambria Math" w:cstheme="majorBidi"/>
              </w:rPr>
            </m:ctrlPr>
          </m:naryPr>
          <m:sub>
            <m:r>
              <w:rPr>
                <w:rFonts w:ascii="Cambria Math" w:hAnsi="Cambria Math" w:cstheme="majorBidi"/>
              </w:rPr>
              <m:t>j∈J</m:t>
            </m:r>
          </m:sub>
          <m:sup/>
          <m:e/>
        </m:nary>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ij</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ij</m:t>
            </m:r>
          </m:sub>
        </m:sSub>
        <m:r>
          <w:rPr>
            <w:rFonts w:ascii="Cambria Math" w:hAnsi="Cambria Math" w:cstheme="majorBidi"/>
          </w:rPr>
          <m:t xml:space="preserve"> in </m:t>
        </m:r>
        <m:r>
          <w:rPr>
            <w:rFonts w:ascii="Cambria Math" w:hAnsi="Cambria Math" w:cstheme="majorBidi"/>
          </w:rPr>
          <m:t>Square</m:t>
        </m:r>
      </m:oMath>
      <w:r w:rsidR="00BA3AD5">
        <w:rPr>
          <w:rFonts w:hint="cs"/>
          <w:rtl/>
        </w:rPr>
        <w:t>...</w:t>
      </w:r>
      <w:r w:rsidR="00BA3AD5" w:rsidRPr="00BA3AD5">
        <w:rPr>
          <w:rFonts w:ascii="Times New Roman" w:eastAsia="Times New Roman" w:hAnsi="Times New Roman" w:cs="Times New Roman"/>
          <w:color w:val="auto"/>
          <w:sz w:val="24"/>
          <w:szCs w:val="24"/>
        </w:rPr>
        <w:t xml:space="preserve"> </w:t>
      </w:r>
      <w:r w:rsidR="00BA3AD5" w:rsidRPr="00BA3AD5">
        <w:t>Please insert the full mathematical formulation for Equation (1), including the objective function and all notation used in the text.</w:t>
      </w:r>
    </w:p>
    <w:p w14:paraId="71A062EC" w14:textId="58AEA425" w:rsidR="00520365" w:rsidRDefault="00520365">
      <w:pPr>
        <w:pStyle w:val="CommentText"/>
      </w:pPr>
    </w:p>
  </w:comment>
  <w:comment w:id="148" w:author="esi esi Keyvanloo" w:date="2026-08-12T11:05:00Z" w:initials="eK">
    <w:p w14:paraId="2D29CC28" w14:textId="2D29F2CF" w:rsidR="00BA3AD5" w:rsidRPr="00BA3AD5" w:rsidRDefault="00520365" w:rsidP="00BA3AD5">
      <w:pPr>
        <w:pStyle w:val="CommentText"/>
      </w:pPr>
      <w:r>
        <w:rPr>
          <w:rStyle w:val="CommentReference"/>
        </w:rPr>
        <w:annotationRef/>
      </w:r>
      <m:oMath>
        <m:sSub>
          <m:sSubPr>
            <m:ctrlPr>
              <w:rPr>
                <w:rFonts w:ascii="Cambria Math" w:hAnsi="Cambria Math" w:cstheme="majorBidi"/>
              </w:rPr>
            </m:ctrlPr>
          </m:sSubPr>
          <m:e>
            <m:r>
              <w:rPr>
                <w:rFonts w:ascii="Cambria Math" w:hAnsi="Cambria Math" w:cstheme="majorBidi"/>
              </w:rPr>
              <m:t xml:space="preserve"> </m:t>
            </m:r>
            <m:r>
              <m:rPr>
                <m:sty m:val="p"/>
              </m:rPr>
              <w:rPr>
                <w:rFonts w:ascii="Cambria Math" w:hAnsi="Cambria Math"/>
              </w:rPr>
              <m:t>Please add</m:t>
            </m:r>
            <m:r>
              <m:rPr>
                <m:sty m:val="p"/>
              </m:rPr>
              <w:rPr>
                <w:rFonts w:ascii="Cambria Math"/>
              </w:rPr>
              <m:t xml:space="preserve"> </m:t>
            </m:r>
            <m:r>
              <w:rPr>
                <w:rFonts w:ascii="Cambria Math" w:hAnsi="Cambria Math" w:cstheme="majorBidi"/>
              </w:rPr>
              <m:t>x</m:t>
            </m:r>
          </m:e>
          <m:sub>
            <m:r>
              <w:rPr>
                <w:rFonts w:ascii="Cambria Math" w:hAnsi="Cambria Math" w:cstheme="majorBidi"/>
              </w:rPr>
              <m:t>ij</m:t>
            </m:r>
          </m:sub>
        </m:sSub>
      </m:oMath>
      <w:r>
        <w:t xml:space="preserve"> </w:t>
      </w:r>
      <m:oMath>
        <m:r>
          <w:rPr>
            <w:rFonts w:ascii="Cambria Math" w:hAnsi="Cambria Math" w:cstheme="majorBidi"/>
          </w:rPr>
          <m:t xml:space="preserve">in </m:t>
        </m:r>
        <m:r>
          <w:rPr>
            <w:rFonts w:ascii="Cambria Math" w:hAnsi="Cambria Math" w:cstheme="majorBidi"/>
          </w:rPr>
          <m:t>Square</m:t>
        </m:r>
      </m:oMath>
      <w:r w:rsidR="00BA3AD5">
        <w:rPr>
          <w:rFonts w:hint="cs"/>
          <w:rtl/>
        </w:rPr>
        <w:t>...</w:t>
      </w:r>
      <w:r w:rsidR="00BA3AD5" w:rsidRPr="00BA3AD5">
        <w:rPr>
          <w:rFonts w:ascii="Times New Roman" w:eastAsia="Times New Roman" w:hAnsi="Times New Roman" w:cs="Times New Roman"/>
          <w:color w:val="auto"/>
          <w:sz w:val="24"/>
          <w:szCs w:val="24"/>
        </w:rPr>
        <w:t xml:space="preserve"> </w:t>
      </w:r>
      <w:r w:rsidR="00BA3AD5" w:rsidRPr="00BA3AD5">
        <w:t>Please display Equations (2)-(6) explicitly rather than showing only their numbers. Each constraint should be written in full and aligned consistently with the notation explained below.</w:t>
      </w:r>
    </w:p>
    <w:p w14:paraId="23878DEE" w14:textId="3789DE58" w:rsidR="00520365" w:rsidRDefault="00520365">
      <w:pPr>
        <w:pStyle w:val="CommentText"/>
      </w:pPr>
    </w:p>
  </w:comment>
  <w:comment w:id="149" w:author="esi esi Keyvanloo" w:date="2026-08-12T12:56:00Z" w:initials="eK">
    <w:p w14:paraId="3FB94C14" w14:textId="77777777" w:rsidR="00BA3AD5" w:rsidRPr="00BA3AD5" w:rsidRDefault="00BA3AD5" w:rsidP="00BA3AD5">
      <w:pPr>
        <w:pStyle w:val="CommentText"/>
      </w:pPr>
      <w:r>
        <w:rPr>
          <w:rStyle w:val="CommentReference"/>
        </w:rPr>
        <w:annotationRef/>
      </w:r>
      <w:r w:rsidRPr="00BA3AD5">
        <w:t>Please clarify whether the p-median objective represents walking accessibility from demand points to ecopontos, vehicle travel distance, or another measure. This is not only a matter of notation: the two interpretations lead to opposing configurations, since an arrangement that minimises citizen walking distance disperses containers, while one that minimises collection travel concentrates them. Please state which objective the model pursues, and whether the other is treated as a constraint, a second objective, or omitted.</w:t>
      </w:r>
    </w:p>
    <w:p w14:paraId="588B6F16" w14:textId="42A8703C" w:rsidR="00BA3AD5" w:rsidRDefault="00BA3AD5">
      <w:pPr>
        <w:pStyle w:val="CommentText"/>
      </w:pPr>
    </w:p>
  </w:comment>
  <w:comment w:id="150" w:author="esi esi Keyvanloo" w:date="2026-08-12T12:56:00Z" w:initials="eK">
    <w:p w14:paraId="38BEB582" w14:textId="77777777" w:rsidR="00BA3AD5" w:rsidRPr="00BA3AD5" w:rsidRDefault="00BA3AD5" w:rsidP="00BA3AD5">
      <w:pPr>
        <w:pStyle w:val="CommentText"/>
      </w:pPr>
      <w:r>
        <w:rPr>
          <w:rStyle w:val="CommentReference"/>
        </w:rPr>
        <w:annotationRef/>
      </w:r>
      <w:r w:rsidRPr="00BA3AD5">
        <w:t>Adding capacity constraints removes the p-median's nearest-facility assignment property: demand may be assigned to an open site that is not the closest one, purely to satisfy capacity. A closest assignment constraint is the standard remedy and was recommended in the project meetings, but does not appear in this formulation. Please add it, noting that with hard capacities it can render the problem infeasible, so it may be implemented as a comparative scenario or softened with a deviation variable.</w:t>
      </w:r>
    </w:p>
    <w:p w14:paraId="77AF8DD0" w14:textId="0745FEB1" w:rsidR="00BA3AD5" w:rsidRDefault="00BA3AD5">
      <w:pPr>
        <w:pStyle w:val="CommentText"/>
      </w:pPr>
    </w:p>
  </w:comment>
  <w:comment w:id="151" w:author="esi esi Keyvanloo" w:date="2026-08-12T12:57:00Z" w:initials="eK">
    <w:p w14:paraId="2B564418" w14:textId="77777777" w:rsidR="00BA3AD5" w:rsidRPr="00BA3AD5" w:rsidRDefault="00BA3AD5" w:rsidP="00BA3AD5">
      <w:pPr>
        <w:pStyle w:val="CommentText"/>
      </w:pPr>
      <w:r>
        <w:rPr>
          <w:rStyle w:val="CommentReference"/>
        </w:rPr>
        <w:annotationRef/>
      </w:r>
      <w:r w:rsidRPr="00BA3AD5">
        <w:t>The units do not match: wᵢ is a daily quantity in kilograms while Qⱼ is a container volume in litres. A conversion is required — capacity in kilograms is volume × bulk density of the waste stream × an effective fill factor — and the constraint must span an inter-collection interval, since the binding capacity is what a container holds between services, not in one day. The interval should be computed from the collection records rather than assumed. Note also that sensor readings saturate at 82-84%, so nominal volume overstates usable capacity.</w:t>
      </w:r>
    </w:p>
    <w:p w14:paraId="2C710DC6" w14:textId="277F1E05" w:rsidR="00BA3AD5" w:rsidRDefault="00BA3AD5">
      <w:pPr>
        <w:pStyle w:val="CommentText"/>
      </w:pPr>
    </w:p>
  </w:comment>
  <w:comment w:id="152" w:author="esi esi Keyvanloo" w:date="2026-08-12T12:56:00Z" w:initials="eK">
    <w:p w14:paraId="474B0374" w14:textId="77777777" w:rsidR="00BA3AD5" w:rsidRPr="00BA3AD5" w:rsidRDefault="00BA3AD5" w:rsidP="00BA3AD5">
      <w:pPr>
        <w:pStyle w:val="CommentText"/>
      </w:pPr>
      <w:r>
        <w:rPr>
          <w:rStyle w:val="CommentReference"/>
        </w:rPr>
        <w:annotationRef/>
      </w:r>
      <w:r w:rsidRPr="00BA3AD5">
        <w:t>Please also display the full stochastic formulation in Equation (7), including scenario indices, scenario probabilities, first-stage location variables, second-stage assignment variables and capacity constraints under each scenario.</w:t>
      </w:r>
    </w:p>
    <w:p w14:paraId="355B9A72" w14:textId="23D0444C" w:rsidR="00BA3AD5" w:rsidRDefault="00BA3AD5">
      <w:pPr>
        <w:pStyle w:val="CommentText"/>
      </w:pPr>
    </w:p>
  </w:comment>
  <w:comment w:id="153" w:author="esi esi Keyvanloo" w:date="2026-08-12T13:11:00Z" w:initials="eK">
    <w:p w14:paraId="191664AF" w14:textId="77777777" w:rsidR="00954447" w:rsidRPr="00954447" w:rsidRDefault="00954447" w:rsidP="00954447">
      <w:pPr>
        <w:pStyle w:val="CommentText"/>
      </w:pPr>
      <w:r>
        <w:rPr>
          <w:rStyle w:val="CommentReference"/>
        </w:rPr>
        <w:annotationRef/>
      </w:r>
      <w:r w:rsidRPr="00954447">
        <w:t>EVPI has a direct operational interpretation in this project that is worth stating: it is an upper bound on what better demand information is worth, and therefore on the value of extending sensor coverage. This connects the chapter to Task 4 of WSmartRoute+, which asks which containers merit static sensors. Please also define the three quantities used in the calculation — the recourse problem, the expected result of the expected-value solution, and the wait-and-see solution — since the diagnostics are otherwise not reproducible from the text.</w:t>
      </w:r>
    </w:p>
    <w:p w14:paraId="5AAFB3C2" w14:textId="0B2159B4" w:rsidR="00954447" w:rsidRDefault="00954447">
      <w:pPr>
        <w:pStyle w:val="CommentText"/>
      </w:pPr>
    </w:p>
  </w:comment>
  <w:comment w:id="154" w:author="esi esi Keyvanloo" w:date="2026-08-12T13:11:00Z" w:initials="eK">
    <w:p w14:paraId="1B39088E" w14:textId="77777777" w:rsidR="00954447" w:rsidRPr="00954447" w:rsidRDefault="00954447" w:rsidP="00954447">
      <w:pPr>
        <w:pStyle w:val="CommentText"/>
      </w:pPr>
      <w:r>
        <w:rPr>
          <w:rStyle w:val="CommentReference"/>
        </w:rPr>
        <w:annotationRef/>
      </w:r>
      <w:r w:rsidRPr="00954447">
        <w:t>The section correctly requires VSS and EVPI, but with the current specification VSS is likely to be near zero, which would indicate that the stochastic model added nothing. The reason is structural rather than a property of the case study: the regression is fitted to one aggregated value per container, so seasonal and weekly variation has been averaged out before scenarios are drawn. What remains is estimation uncertainty about a single mean, which produces scenarios that differ little from each other and therefore from the expected-value solution. Please note this dependency explicitly — the diagnostic value of VSS rests on the demand model capturing genuine temporal variability, which requires the container-day specification. A near-zero VSS should still be reported if it occurs, since it is itself a finding.</w:t>
      </w:r>
    </w:p>
    <w:p w14:paraId="308DB9DA" w14:textId="7609F185" w:rsidR="00954447" w:rsidRDefault="00954447">
      <w:pPr>
        <w:pStyle w:val="CommentText"/>
      </w:pPr>
    </w:p>
  </w:comment>
  <w:comment w:id="155" w:author="esi esi Keyvanloo" w:date="2026-08-12T12:58:00Z" w:initials="eK">
    <w:p w14:paraId="57224F1D" w14:textId="12B8A04E" w:rsidR="00BA3AD5" w:rsidRDefault="00BA3AD5">
      <w:pPr>
        <w:pStyle w:val="CommentText"/>
      </w:pPr>
      <w:r>
        <w:rPr>
          <w:rStyle w:val="CommentReference"/>
        </w:rPr>
        <w:annotationRef/>
      </w:r>
      <w:r>
        <w:t>Remove extra space</w:t>
      </w:r>
    </w:p>
  </w:comment>
  <w:comment w:id="156" w:author="esi esi Keyvanloo" w:date="2026-08-12T13:14:00Z" w:initials="eK">
    <w:p w14:paraId="6655A26D" w14:textId="77777777" w:rsidR="00886AC2" w:rsidRPr="00886AC2" w:rsidRDefault="00886AC2" w:rsidP="00886AC2">
      <w:pPr>
        <w:pStyle w:val="CommentText"/>
      </w:pPr>
      <w:r>
        <w:rPr>
          <w:rStyle w:val="CommentReference"/>
        </w:rPr>
        <w:annotationRef/>
      </w:r>
      <w:r w:rsidRPr="00886AC2">
        <w:t>The section describes three optimisation models but no evaluation of the existing network. The question set for this chapter is whether the current spatial distribution is the best possible, which requires computing the objective function under the present configuration as a fourth point of comparison. This requires no optimisation — only evaluation, using the existing container locations as open sites and assigning each demand point to its nearest one — and should be reported alongside the optimised solutions.</w:t>
      </w:r>
    </w:p>
    <w:p w14:paraId="683DB7CA" w14:textId="7E4526CE" w:rsidR="00886AC2" w:rsidRDefault="00886AC2">
      <w:pPr>
        <w:pStyle w:val="CommentText"/>
      </w:pPr>
    </w:p>
  </w:comment>
  <w:comment w:id="158" w:author="esi esi Keyvanloo" w:date="2026-08-12T13:33:00Z" w:initials="eK">
    <w:p w14:paraId="65F34161" w14:textId="77777777" w:rsidR="0084029D" w:rsidRPr="0084029D" w:rsidRDefault="0084029D" w:rsidP="0084029D">
      <w:pPr>
        <w:pStyle w:val="CommentText"/>
      </w:pPr>
      <w:r>
        <w:rPr>
          <w:rStyle w:val="CommentReference"/>
        </w:rPr>
        <w:annotationRef/>
      </w:r>
      <w:r w:rsidRPr="0084029D">
        <w:t>The chain as listed omits two steps that the rest of the report identifies as necessary. Between measurement and demand modelling there is a reconstruction and calibration stage — converting fill-level change into mass, calibrating against trip weighings, and reconciling sensor with driver observations — where the current weaknesses originate. After the treatment of uncertainty there is the comparison against the existing network, which is what this chapter's research question actually asks. Please include both, so the architecture described here matches the one the thesis requires.</w:t>
      </w:r>
    </w:p>
    <w:p w14:paraId="7031AA11" w14:textId="40201BA7" w:rsidR="0084029D" w:rsidRDefault="0084029D">
      <w:pPr>
        <w:pStyle w:val="CommentText"/>
      </w:pPr>
    </w:p>
  </w:comment>
  <w:comment w:id="159" w:author="esi esi Keyvanloo" w:date="2026-08-12T13:28:00Z" w:initials="eK">
    <w:p w14:paraId="5ED4156E" w14:textId="77777777" w:rsidR="0084029D" w:rsidRPr="0084029D" w:rsidRDefault="0084029D" w:rsidP="0084029D">
      <w:pPr>
        <w:pStyle w:val="CommentText"/>
      </w:pPr>
      <w:r>
        <w:rPr>
          <w:rStyle w:val="CommentReference"/>
        </w:rPr>
        <w:annotationRef/>
      </w:r>
      <w:r w:rsidRPr="0084029D">
        <w:t>Please support this statement with references or use more neutral wording, such as "is consistent with established developments in the facility-location literature."</w:t>
      </w:r>
    </w:p>
    <w:p w14:paraId="773AA0FB" w14:textId="0946F59B" w:rsidR="0084029D" w:rsidRDefault="0084029D">
      <w:pPr>
        <w:pStyle w:val="CommentText"/>
      </w:pPr>
    </w:p>
  </w:comment>
  <w:comment w:id="160" w:author="esi esi Keyvanloo" w:date="2026-08-12T13:29:00Z" w:initials="eK">
    <w:p w14:paraId="7014EEA5" w14:textId="77777777" w:rsidR="0084029D" w:rsidRPr="0084029D" w:rsidRDefault="0084029D" w:rsidP="0084029D">
      <w:pPr>
        <w:pStyle w:val="CommentText"/>
      </w:pPr>
      <w:r>
        <w:rPr>
          <w:rStyle w:val="CommentReference"/>
        </w:rPr>
        <w:annotationRef/>
      </w:r>
      <w:r w:rsidRPr="0084029D">
        <w:t>Please replace informal or jury-oriented wording with neutral academic language. Explain the value of the p-median model in terms of transparency, interpretability, computational tractability and its established theoretical foundation.</w:t>
      </w:r>
    </w:p>
    <w:p w14:paraId="662F5706" w14:textId="6E1424E7" w:rsidR="0084029D" w:rsidRDefault="0084029D">
      <w:pPr>
        <w:pStyle w:val="CommentText"/>
      </w:pPr>
    </w:p>
  </w:comment>
  <w:comment w:id="161" w:author="esi esi Keyvanloo" w:date="2026-08-12T13:33:00Z" w:initials="eK">
    <w:p w14:paraId="34305297" w14:textId="77777777" w:rsidR="0084029D" w:rsidRPr="0084029D" w:rsidRDefault="0084029D" w:rsidP="0084029D">
      <w:pPr>
        <w:pStyle w:val="CommentText"/>
      </w:pPr>
      <w:r>
        <w:rPr>
          <w:rStyle w:val="CommentReference"/>
        </w:rPr>
        <w:annotationRef/>
      </w:r>
      <w:r w:rsidRPr="0084029D">
        <w:t>Please state the instance size this refers to. The only implementation reported so far has ten demand points and eight candidate sites; a stochastic capacitated formulation on 222 demand points, 464 candidate sites, multiple waste streams and a scenario set is several orders of magnitude larger, and its tractability has not been demonstrated. Please report the expected number of variables and constraints, and state the fallback if the full instance proves intractable — continuous relaxation of assignment variables, distance-based pruning of candidate pairs, or scenario reduction.</w:t>
      </w:r>
    </w:p>
    <w:p w14:paraId="0A6376F3" w14:textId="3CDD2F0A" w:rsidR="0084029D" w:rsidRDefault="0084029D">
      <w:pPr>
        <w:pStyle w:val="CommentText"/>
      </w:pPr>
    </w:p>
  </w:comment>
  <w:comment w:id="162" w:author="esi esi Keyvanloo" w:date="2026-08-12T13:28:00Z" w:initials="eK">
    <w:p w14:paraId="77C31D8D" w14:textId="77777777" w:rsidR="0084029D" w:rsidRPr="0084029D" w:rsidRDefault="0084029D" w:rsidP="0084029D">
      <w:pPr>
        <w:pStyle w:val="CommentText"/>
      </w:pPr>
      <w:r>
        <w:rPr>
          <w:rStyle w:val="CommentReference"/>
        </w:rPr>
        <w:annotationRef/>
      </w:r>
      <w:r w:rsidRPr="0084029D">
        <w:t>Please replace informal or jury-oriented wording with neutral academic language. Explain the value of the p-median model in terms of transparency, interpretability, computational tractability and its established theoretical foundation.</w:t>
      </w:r>
    </w:p>
    <w:p w14:paraId="3B0088A7" w14:textId="1351ADA6" w:rsidR="0084029D" w:rsidRDefault="0084029D">
      <w:pPr>
        <w:pStyle w:val="CommentText"/>
      </w:pPr>
    </w:p>
  </w:comment>
  <w:comment w:id="163" w:author="esi esi Keyvanloo" w:date="2026-08-12T13:29:00Z" w:initials="eK">
    <w:p w14:paraId="4E697933" w14:textId="77777777" w:rsidR="0084029D" w:rsidRPr="0084029D" w:rsidRDefault="0084029D" w:rsidP="0084029D">
      <w:pPr>
        <w:pStyle w:val="CommentText"/>
      </w:pPr>
      <w:r>
        <w:rPr>
          <w:rStyle w:val="CommentReference"/>
        </w:rPr>
        <w:annotationRef/>
      </w:r>
      <w:r w:rsidRPr="0084029D">
        <w:t>Please avoid presenting the stochastic extension as the sole scientific contribution. The thesis may also contribute through sensor-based demand reconstruction, calibration against operational weighings, spatial demand modelling and the integration of uncertainty into facility-location decisions. This matters practically as well: if the value of the stochastic solution turns out to be small — which is plausible under the current specification — a contribution claim resting solely on the stochastic model would be left without support.</w:t>
      </w:r>
    </w:p>
    <w:p w14:paraId="1F9ED163" w14:textId="3F5B7C22" w:rsidR="0084029D" w:rsidRDefault="0084029D">
      <w:pPr>
        <w:pStyle w:val="CommentText"/>
      </w:pPr>
    </w:p>
  </w:comment>
  <w:comment w:id="164" w:author="esi esi Keyvanloo" w:date="2026-08-12T13:31:00Z" w:initials="eK">
    <w:p w14:paraId="6F094815" w14:textId="77777777" w:rsidR="0084029D" w:rsidRPr="0084029D" w:rsidRDefault="0084029D" w:rsidP="0084029D">
      <w:pPr>
        <w:pStyle w:val="CommentText"/>
      </w:pPr>
      <w:r>
        <w:rPr>
          <w:rStyle w:val="CommentReference"/>
        </w:rPr>
        <w:annotationRef/>
      </w:r>
      <w:r w:rsidRPr="0084029D">
        <w:t>Please note the dependency between this claim and the demand specification. The sensors do record per-site variability over time, but the current model aggregates that variability into a single value per container before scenarios are generated, so the contribution described here requires the container-day specification rather than the aggregated one. Please state this condition explicitly.</w:t>
      </w:r>
    </w:p>
    <w:p w14:paraId="4492428D" w14:textId="521F4C7B" w:rsidR="0084029D" w:rsidRDefault="0084029D">
      <w:pPr>
        <w:pStyle w:val="CommentText"/>
      </w:pPr>
    </w:p>
  </w:comment>
  <w:comment w:id="165" w:author="esi esi Keyvanloo" w:date="2026-08-12T13:30:00Z" w:initials="eK">
    <w:p w14:paraId="32AE9CA9" w14:textId="77777777" w:rsidR="0084029D" w:rsidRPr="0084029D" w:rsidRDefault="0084029D" w:rsidP="0084029D">
      <w:pPr>
        <w:pStyle w:val="CommentText"/>
      </w:pPr>
      <w:r>
        <w:rPr>
          <w:rStyle w:val="CommentReference"/>
        </w:rPr>
        <w:annotationRef/>
      </w:r>
      <w:r w:rsidRPr="0084029D">
        <w:t>Please clarify that sensors provide repeated fill-level observations from which temporal variability in site-level demand can be reconstructed, rather than directly observing waste-arrival rates.</w:t>
      </w:r>
    </w:p>
    <w:p w14:paraId="2D59B8EF" w14:textId="6FBCCF31" w:rsidR="0084029D" w:rsidRDefault="0084029D">
      <w:pPr>
        <w:pStyle w:val="CommentText"/>
      </w:pPr>
    </w:p>
  </w:comment>
  <w:comment w:id="166" w:author="esi esi Keyvanloo" w:date="2026-08-12T13:31:00Z" w:initials="eK">
    <w:p w14:paraId="61AC28C8" w14:textId="77777777" w:rsidR="0084029D" w:rsidRPr="0084029D" w:rsidRDefault="0084029D" w:rsidP="0084029D">
      <w:pPr>
        <w:pStyle w:val="CommentText"/>
      </w:pPr>
      <w:r>
        <w:rPr>
          <w:rStyle w:val="CommentReference"/>
        </w:rPr>
        <w:annotationRef/>
      </w:r>
      <w:r w:rsidRPr="0084029D">
        <w:t>This is too absolute. Suggested wording: "which is not captured adequately by fixed-period planning based on static or infrequent observations."</w:t>
      </w:r>
    </w:p>
    <w:p w14:paraId="04C651A3" w14:textId="24A55F71" w:rsidR="0084029D" w:rsidRDefault="0084029D">
      <w:pPr>
        <w:pStyle w:val="CommentText"/>
      </w:pPr>
    </w:p>
  </w:comment>
  <w:comment w:id="169" w:author="esi esi Keyvanloo" w:date="2026-08-12T13:47:00Z" w:initials="eK">
    <w:p w14:paraId="7C958ED0" w14:textId="77777777" w:rsidR="00644D84" w:rsidRPr="00644D84" w:rsidRDefault="00644D84" w:rsidP="00644D84">
      <w:pPr>
        <w:pStyle w:val="CommentText"/>
      </w:pPr>
      <w:r>
        <w:rPr>
          <w:rStyle w:val="CommentReference"/>
        </w:rPr>
        <w:annotationRef/>
      </w:r>
      <w:r w:rsidRPr="00644D84">
        <w:t>Please replace "failed" with wording consistent with the softening applied elsewhere — "performs poorly in its current specification". The same paragraph then states the causes are fixable, which is the more accurate framing.</w:t>
      </w:r>
    </w:p>
    <w:p w14:paraId="69B65626" w14:textId="1094BFD2" w:rsidR="00644D84" w:rsidRDefault="00644D84">
      <w:pPr>
        <w:pStyle w:val="CommentText"/>
      </w:pPr>
    </w:p>
  </w:comment>
  <w:comment w:id="170" w:author="esi esi Keyvanloo" w:date="2026-08-12T13:47:00Z" w:initials="eK">
    <w:p w14:paraId="3469B6B7" w14:textId="77777777" w:rsidR="00644D84" w:rsidRPr="00644D84" w:rsidRDefault="00644D84" w:rsidP="00644D84">
      <w:pPr>
        <w:pStyle w:val="CommentText"/>
      </w:pPr>
      <w:r>
        <w:rPr>
          <w:rStyle w:val="CommentReference"/>
        </w:rPr>
        <w:annotationRef/>
      </w:r>
      <w:r w:rsidRPr="00644D84">
        <w:t>Please avoid presenting the result as unambiguous. Weak explanatory power is consistent with several causes, three of which this section itself identifies. Suggested wording: "The results are consistent across all fit statistics."</w:t>
      </w:r>
    </w:p>
    <w:p w14:paraId="384BE467" w14:textId="56935316" w:rsidR="00644D84" w:rsidRDefault="00644D84">
      <w:pPr>
        <w:pStyle w:val="CommentText"/>
      </w:pPr>
    </w:p>
  </w:comment>
  <w:comment w:id="171" w:author="esi esi Keyvanloo" w:date="2026-08-12T13:48:00Z" w:initials="eK">
    <w:p w14:paraId="6120DE02" w14:textId="77777777" w:rsidR="00644D84" w:rsidRPr="00644D84" w:rsidRDefault="00644D84" w:rsidP="00644D84">
      <w:pPr>
        <w:pStyle w:val="CommentText"/>
      </w:pPr>
      <w:r>
        <w:rPr>
          <w:rStyle w:val="CommentReference"/>
        </w:rPr>
        <w:annotationRef/>
      </w:r>
      <w:r w:rsidRPr="00644D84">
        <w:t>This conclusion is stronger than the evidence supports and conflicts with the section's own diagnosis. If the response is largely allocation noise, nothing could correlate with it, and the finding says little about the predictors themselves. Please restate: the predictors show no measurable relationship with the response as currently constructed.</w:t>
      </w:r>
    </w:p>
    <w:p w14:paraId="11869CFF" w14:textId="44F1D75B" w:rsidR="00644D84" w:rsidRDefault="00644D84">
      <w:pPr>
        <w:pStyle w:val="CommentText"/>
      </w:pPr>
    </w:p>
  </w:comment>
  <w:comment w:id="172" w:author="esi esi Keyvanloo" w:date="2026-08-12T13:48:00Z" w:initials="eK">
    <w:p w14:paraId="09F48E2B" w14:textId="77777777" w:rsidR="00644D84" w:rsidRPr="00644D84" w:rsidRDefault="00644D84" w:rsidP="00644D84">
      <w:pPr>
        <w:pStyle w:val="CommentText"/>
      </w:pPr>
      <w:r>
        <w:rPr>
          <w:rStyle w:val="CommentReference"/>
        </w:rPr>
        <w:annotationRef/>
      </w:r>
      <w:r w:rsidRPr="00644D84">
        <w:t>A fourth cause is missing and it is the one that explains the implausible magnitude. The temporal denominator is defined over days with valid operational data — effectively collection days — rather than calendar days in the observation period. With servicing roughly every two weeks this raises the estimated rate by about an order of magnitude and accounts for the mean of 341 kg per container-day. It is independent of the allocation problem and requires a different correction. Please add it as a separate cause.</w:t>
      </w:r>
    </w:p>
    <w:p w14:paraId="0A8CBBE6" w14:textId="05FEAC6A" w:rsidR="00644D84" w:rsidRDefault="00644D84">
      <w:pPr>
        <w:pStyle w:val="CommentText"/>
      </w:pPr>
    </w:p>
  </w:comment>
  <w:comment w:id="173" w:author="esi esi Keyvanloo" w:date="2026-08-12T13:48:00Z" w:initials="eK">
    <w:p w14:paraId="058BA0EB" w14:textId="77777777" w:rsidR="00644D84" w:rsidRPr="00644D84" w:rsidRDefault="00644D84" w:rsidP="00644D84">
      <w:pPr>
        <w:pStyle w:val="CommentText"/>
      </w:pPr>
      <w:r>
        <w:rPr>
          <w:rStyle w:val="CommentReference"/>
        </w:rPr>
        <w:annotationRef/>
      </w:r>
      <w:r w:rsidRPr="00644D84">
        <w:t>Please state the source of this figure. It should be computed from the collection records — the distribution of containers serviced per idrecolha — rather than assumed, and reported with its variability, since the allocation error depends directly on it.</w:t>
      </w:r>
    </w:p>
    <w:p w14:paraId="2AB3FC8C" w14:textId="58A8FF88" w:rsidR="00644D84" w:rsidRDefault="00644D84">
      <w:pPr>
        <w:pStyle w:val="CommentText"/>
      </w:pPr>
    </w:p>
  </w:comment>
  <w:comment w:id="174" w:author="esi esi Keyvanloo" w:date="2026-08-12T13:51:00Z" w:initials="eK">
    <w:p w14:paraId="5278B866" w14:textId="53524DDD" w:rsidR="006F71F3" w:rsidRDefault="006F71F3">
      <w:pPr>
        <w:pStyle w:val="CommentText"/>
      </w:pPr>
      <w:r>
        <w:rPr>
          <w:rStyle w:val="CommentReference"/>
        </w:rPr>
        <w:annotationRef/>
      </w:r>
      <w:r>
        <w:t>Remove extra pace</w:t>
      </w:r>
    </w:p>
  </w:comment>
  <w:comment w:id="175" w:author="esi esi Keyvanloo" w:date="2026-08-12T13:52:00Z" w:initials="eK">
    <w:p w14:paraId="78C4AD0A" w14:textId="77777777" w:rsidR="006F71F3" w:rsidRPr="006F71F3" w:rsidRDefault="006F71F3" w:rsidP="006F71F3">
      <w:pPr>
        <w:pStyle w:val="CommentText"/>
      </w:pPr>
      <w:r>
        <w:rPr>
          <w:rStyle w:val="CommentReference"/>
        </w:rPr>
        <w:annotationRef/>
      </w:r>
      <w:r w:rsidRPr="006F71F3">
        <w:t>Two qualifications belong here. The sensor extract appears truncated at the Excel row limit, so the panel may be incomplete, and readings from January to October 2020 consist substantially of values recorded as −100, which are error codes rather than measurements. The effective panel is therefore smaller than 344 × four years and should be stated after quality control. Only 193 of the 344 sensor containers have a GIS match, so spatial covariates are available for a subset.</w:t>
      </w:r>
    </w:p>
    <w:p w14:paraId="3E215E16" w14:textId="2C2F40B6" w:rsidR="006F71F3" w:rsidRDefault="006F71F3">
      <w:pPr>
        <w:pStyle w:val="CommentText"/>
      </w:pPr>
    </w:p>
  </w:comment>
  <w:comment w:id="176" w:author="esi esi Keyvanloo" w:date="2026-08-12T13:53:00Z" w:initials="eK">
    <w:p w14:paraId="16B8D6CF" w14:textId="77777777" w:rsidR="006F71F3" w:rsidRPr="006F71F3" w:rsidRDefault="006F71F3" w:rsidP="006F71F3">
      <w:pPr>
        <w:pStyle w:val="CommentText"/>
      </w:pPr>
      <w:r>
        <w:rPr>
          <w:rStyle w:val="CommentReference"/>
        </w:rPr>
        <w:annotationRef/>
      </w:r>
      <w:r w:rsidRPr="006F71F3">
        <w:t>A specific and testable explanation is available. The BGRI layer sums to 37,548 residents against a municipal census figure of 21,004, suggesting it extends beyond the municipal boundary. If 100 m buffers around peripheral containers intersect polygons outside the municipality, Pop_100m is overstated for exactly those containers. Please test by clipping the layer to the boundary and recomputing, and report the mean and range of Pop_100m so the units question can be settled directly.</w:t>
      </w:r>
    </w:p>
    <w:p w14:paraId="779063BD" w14:textId="4C15849C" w:rsidR="006F71F3" w:rsidRDefault="006F71F3">
      <w:pPr>
        <w:pStyle w:val="CommentText"/>
      </w:pPr>
    </w:p>
  </w:comment>
  <w:comment w:id="177" w:author="esi esi Keyvanloo" w:date="2026-08-12T13:56:00Z" w:initials="eK">
    <w:p w14:paraId="2FBC0DA0" w14:textId="77777777" w:rsidR="006F71F3" w:rsidRPr="006F71F3" w:rsidRDefault="006F71F3" w:rsidP="006F71F3">
      <w:pPr>
        <w:pStyle w:val="CommentText"/>
      </w:pPr>
      <w:r>
        <w:rPr>
          <w:rStyle w:val="CommentReference"/>
        </w:rPr>
        <w:annotationRef/>
      </w:r>
      <w:r w:rsidRPr="006F71F3">
        <w:t>Please define the mass-balance calibration procedure explicitly: the calibration unit, bulk-density parameters, treatment of irregular sampling intervals, matching between collection events and sensor records, objective function, and independent validation. Calibration and validation should be separated. Please also note that bulk densities are stream-specific — glass is roughly an order of magnitude denser than mixed packaging — and that the effective fill fraction is not unity, since sensor readings saturate at 82-84%.</w:t>
      </w:r>
    </w:p>
    <w:p w14:paraId="3FDFA68C" w14:textId="5C636DCB" w:rsidR="006F71F3" w:rsidRDefault="006F71F3">
      <w:pPr>
        <w:pStyle w:val="CommentText"/>
      </w:pPr>
    </w:p>
  </w:comment>
  <w:comment w:id="178" w:author="esi esi Keyvanloo" w:date="2026-08-12T13:55:00Z" w:initials="eK">
    <w:p w14:paraId="3690DE04" w14:textId="77777777" w:rsidR="006F71F3" w:rsidRPr="006F71F3" w:rsidRDefault="006F71F3" w:rsidP="006F71F3">
      <w:pPr>
        <w:pStyle w:val="CommentText"/>
      </w:pPr>
      <w:r>
        <w:rPr>
          <w:rStyle w:val="CommentReference"/>
        </w:rPr>
        <w:annotationRef/>
      </w:r>
      <w:r w:rsidRPr="006F71F3">
        <w:t>Please replace with "sensor-derived and calibrated". The sensors directly measure fill level, while container-level demand is reconstructed from fill change, container characteristics and calibration against operational weights.</w:t>
      </w:r>
    </w:p>
    <w:p w14:paraId="342E97A0" w14:textId="6EA21AB7" w:rsidR="006F71F3" w:rsidRDefault="006F71F3">
      <w:pPr>
        <w:pStyle w:val="CommentText"/>
      </w:pPr>
    </w:p>
  </w:comment>
  <w:comment w:id="179" w:author="esi esi Keyvanloo" w:date="2026-08-12T13:56:00Z" w:initials="eK">
    <w:p w14:paraId="1B2553B4" w14:textId="77777777" w:rsidR="006F71F3" w:rsidRPr="006F71F3" w:rsidRDefault="006F71F3" w:rsidP="006F71F3">
      <w:pPr>
        <w:pStyle w:val="CommentText"/>
      </w:pPr>
      <w:r>
        <w:rPr>
          <w:rStyle w:val="CommentReference"/>
        </w:rPr>
        <w:annotationRef/>
      </w:r>
      <w:r w:rsidRPr="006F71F3">
        <w:t>Even with a correctly reconstructed response, the regression transfers a quantity collected at serviced containers to sites where no container exists. Collected quantity is conditioned on service frequency, capacity, competition from neighbouring containers and the availability of the free ecocentro, none of which apply at an unserved candidate site. Please state this, and note that a generation-rate formulation based on activity counts would transfer more defensibly if the optimisation requires estimates at unserved locations.</w:t>
      </w:r>
    </w:p>
    <w:p w14:paraId="0D043E8A" w14:textId="0208F3B7" w:rsidR="006F71F3" w:rsidRDefault="006F71F3">
      <w:pPr>
        <w:pStyle w:val="CommentText"/>
      </w:pPr>
    </w:p>
  </w:comment>
  <w:comment w:id="180" w:author="esi esi Keyvanloo" w:date="2026-08-12T13:57:00Z" w:initials="eK">
    <w:p w14:paraId="53C725E3" w14:textId="77777777" w:rsidR="00EA662E" w:rsidRPr="00EA662E" w:rsidRDefault="00EA662E" w:rsidP="00EA662E">
      <w:pPr>
        <w:pStyle w:val="CommentText"/>
      </w:pPr>
      <w:r>
        <w:rPr>
          <w:rStyle w:val="CommentReference"/>
        </w:rPr>
        <w:annotationRef/>
      </w:r>
      <w:r w:rsidRPr="00EA662E">
        <w:t>Please clarify that stepwise regression is retained only as a baseline or screening method. Compare it with regularised and other justified candidate models using cross-validation and held-out data, and select the final model on out-of-sample performance, diagnostics and interpretability. Note also that the reported search covered 8,191 candidate models with no held-out validation, so the reported R² is optimistically biased; the selection step should sit inside the cross-validation loop rather than be applied once to the full sample.</w:t>
      </w:r>
    </w:p>
    <w:p w14:paraId="442DB35F" w14:textId="1A056616" w:rsidR="00EA662E" w:rsidRDefault="00EA662E">
      <w:pPr>
        <w:pStyle w:val="CommentText"/>
      </w:pPr>
    </w:p>
  </w:comment>
  <w:comment w:id="181" w:author="esi esi Keyvanloo" w:date="2026-08-12T13:57:00Z" w:initials="eK">
    <w:p w14:paraId="514EE24C" w14:textId="77777777" w:rsidR="00EA662E" w:rsidRPr="00EA662E" w:rsidRDefault="00EA662E" w:rsidP="00EA662E">
      <w:pPr>
        <w:pStyle w:val="CommentText"/>
      </w:pPr>
      <w:r>
        <w:rPr>
          <w:rStyle w:val="CommentReference"/>
        </w:rPr>
        <w:annotationRef/>
      </w:r>
      <w:r w:rsidRPr="00EA662E">
        <w:t>Please remove the jury-oriented wording and replace it with a methodological justification for model selection and validation.</w:t>
      </w:r>
    </w:p>
    <w:p w14:paraId="41FC0D16" w14:textId="5A4C63BC" w:rsidR="00EA662E" w:rsidRDefault="00EA662E">
      <w:pPr>
        <w:pStyle w:val="CommentText"/>
      </w:pPr>
    </w:p>
  </w:comment>
  <w:comment w:id="183" w:author="esi esi Keyvanloo" w:date="2026-08-12T14:38:00Z" w:initials="eK">
    <w:p w14:paraId="52F62356" w14:textId="77777777" w:rsidR="00D559DA" w:rsidRPr="00D559DA" w:rsidRDefault="00D559DA" w:rsidP="00D559DA">
      <w:pPr>
        <w:pStyle w:val="CommentText"/>
      </w:pPr>
      <w:r>
        <w:rPr>
          <w:rStyle w:val="CommentReference"/>
        </w:rPr>
        <w:annotationRef/>
      </w:r>
      <w:r w:rsidRPr="00D559DA">
        <w:t>Please rephrase the heading in more formal terms — for example "Sensor-based demand reconstruction as a core methodological contribution."</w:t>
      </w:r>
    </w:p>
    <w:p w14:paraId="7C7BB80E" w14:textId="47B681DE" w:rsidR="00D559DA" w:rsidRDefault="00D559DA">
      <w:pPr>
        <w:pStyle w:val="CommentText"/>
      </w:pPr>
    </w:p>
  </w:comment>
  <w:comment w:id="184" w:author="esi esi Keyvanloo" w:date="2026-08-12T14:45:00Z" w:initials="eK">
    <w:p w14:paraId="0D32008F" w14:textId="77777777" w:rsidR="004D6E2E" w:rsidRPr="004D6E2E" w:rsidRDefault="004D6E2E" w:rsidP="004D6E2E">
      <w:pPr>
        <w:pStyle w:val="CommentText"/>
      </w:pPr>
      <w:r>
        <w:rPr>
          <w:rStyle w:val="CommentReference"/>
        </w:rPr>
        <w:annotationRef/>
      </w:r>
      <w:r w:rsidRPr="004D6E2E">
        <w:t>Please define the contribution precisely. Computing a fill rate is not in itself novel; the methodological value lies in the combination of quality control, fill-rate reconstruction, bulk-density conversion, mass-balance calibration against operational weighings, and independent validation. Stating the components explicitly makes the claim defensible.</w:t>
      </w:r>
    </w:p>
    <w:p w14:paraId="26FFDD2F" w14:textId="524C325C" w:rsidR="004D6E2E" w:rsidRDefault="004D6E2E">
      <w:pPr>
        <w:pStyle w:val="CommentText"/>
      </w:pPr>
    </w:p>
  </w:comment>
  <w:comment w:id="185" w:author="esi esi Keyvanloo" w:date="2026-08-12T14:46:00Z" w:initials="eK">
    <w:p w14:paraId="3D1C030F" w14:textId="77777777" w:rsidR="004D6E2E" w:rsidRPr="004D6E2E" w:rsidRDefault="004D6E2E" w:rsidP="004D6E2E">
      <w:pPr>
        <w:pStyle w:val="CommentText"/>
      </w:pPr>
      <w:r>
        <w:rPr>
          <w:rStyle w:val="CommentReference"/>
        </w:rPr>
        <w:annotationRef/>
      </w:r>
      <w:r w:rsidRPr="004D6E2E">
        <w:t>Please cite the relevant proposal section or agreed thesis structure. Note also that the chapter outline specifies a particular design: detailed analysis of approximately ten representative containers, stratified by area type (central, residential, rural) and filling speed (fast, slow), with several forecasting methods compared. What is described here is a different exercise — a network-wide calibration rather than a stratified case comparison. Both are defensible but they are not the same chapter. Please state which is intended, or how the two are combined. If representative containers are to be selected, a clustering procedure on observed filling behaviour would make the selection defensible rather than judgemental.</w:t>
      </w:r>
    </w:p>
    <w:p w14:paraId="2A6DBB7D" w14:textId="76AE1A7B" w:rsidR="004D6E2E" w:rsidRDefault="004D6E2E">
      <w:pPr>
        <w:pStyle w:val="CommentText"/>
      </w:pPr>
    </w:p>
  </w:comment>
  <w:comment w:id="186" w:author="esi esi Keyvanloo" w:date="2026-08-12T14:45:00Z" w:initials="eK">
    <w:p w14:paraId="32E80BF2" w14:textId="77777777" w:rsidR="004D6E2E" w:rsidRPr="004D6E2E" w:rsidRDefault="004D6E2E" w:rsidP="004D6E2E">
      <w:pPr>
        <w:pStyle w:val="CommentText"/>
      </w:pPr>
      <w:r>
        <w:rPr>
          <w:rStyle w:val="CommentReference"/>
        </w:rPr>
        <w:annotationRef/>
      </w:r>
      <w:r w:rsidRPr="004D6E2E">
        <w:t xml:space="preserve">Please qualify: it produces the </w:t>
      </w:r>
      <w:r w:rsidRPr="004D6E2E">
        <w:rPr>
          <w:i/>
          <w:iCs/>
        </w:rPr>
        <w:t>validated</w:t>
      </w:r>
      <w:r w:rsidRPr="004D6E2E">
        <w:t xml:space="preserve"> demand estimates required by the subsequent statistical and optimisation models. Demand should not enter later models before validation.</w:t>
      </w:r>
    </w:p>
    <w:p w14:paraId="651121FB" w14:textId="0B1F066E" w:rsidR="004D6E2E" w:rsidRDefault="004D6E2E">
      <w:pPr>
        <w:pStyle w:val="CommentText"/>
      </w:pPr>
    </w:p>
  </w:comment>
  <w:comment w:id="187" w:author="esi esi Keyvanloo" w:date="2026-08-12T14:46:00Z" w:initials="eK">
    <w:p w14:paraId="3CA90EF3" w14:textId="77777777" w:rsidR="004D6E2E" w:rsidRPr="004D6E2E" w:rsidRDefault="004D6E2E" w:rsidP="004D6E2E">
      <w:pPr>
        <w:pStyle w:val="CommentText"/>
      </w:pPr>
      <w:r>
        <w:rPr>
          <w:rStyle w:val="CommentReference"/>
        </w:rPr>
        <w:annotationRef/>
      </w:r>
      <w:r w:rsidRPr="004D6E2E">
        <w:t>Please consider removing the timeline-oriented wording from the methodological discussion; if retained, move it to a work-plan section. Please also make the dependency explicit in the other direction: the demand indicator is not merely publishable in its own right, it is a precondition for the optimisation chapters, neither of which can produce meaningful results until this construction is complete and validated.</w:t>
      </w:r>
    </w:p>
    <w:p w14:paraId="7979BCEF" w14:textId="3CAF4EF4" w:rsidR="004D6E2E" w:rsidRDefault="004D6E2E">
      <w:pPr>
        <w:pStyle w:val="CommentText"/>
      </w:pPr>
    </w:p>
  </w:comment>
  <w:comment w:id="188" w:author="esi esi Keyvanloo" w:date="2026-08-12T14:47:00Z" w:initials="eK">
    <w:p w14:paraId="23F8BE12" w14:textId="77777777" w:rsidR="004D6E2E" w:rsidRPr="004D6E2E" w:rsidRDefault="004D6E2E" w:rsidP="004D6E2E">
      <w:pPr>
        <w:pStyle w:val="CommentText"/>
      </w:pPr>
      <w:r>
        <w:rPr>
          <w:rStyle w:val="CommentReference"/>
        </w:rPr>
        <w:annotationRef/>
      </w:r>
      <w:r w:rsidRPr="004D6E2E">
        <w:t>Please qualify. The comparison depends on reliable matching of container identifiers and collection timestamps between the two datasets. The sources overlap for 193 of the 464 mapped containers, and the sensor extract may be truncated. Please state the size of the joint sample, confirm the identifier mismatch is a genuine data problem rather than a formatting one — identifier type, leading zeros and whitespace normalised before 193 is treated as final — and give the temporal matching rule and tolerance applied.</w:t>
      </w:r>
    </w:p>
    <w:p w14:paraId="5B6433C8" w14:textId="18A08651" w:rsidR="004D6E2E" w:rsidRDefault="004D6E2E">
      <w:pPr>
        <w:pStyle w:val="CommentText"/>
      </w:pPr>
    </w:p>
  </w:comment>
  <w:comment w:id="190" w:author="esi esi Keyvanloo" w:date="2026-08-12T14:48:00Z" w:initials="eK">
    <w:p w14:paraId="136D3D44" w14:textId="77777777" w:rsidR="004D6E2E" w:rsidRPr="004D6E2E" w:rsidRDefault="004D6E2E" w:rsidP="004D6E2E">
      <w:pPr>
        <w:pStyle w:val="CommentText"/>
      </w:pPr>
      <w:r>
        <w:rPr>
          <w:rStyle w:val="CommentReference"/>
        </w:rPr>
        <w:annotationRef/>
      </w:r>
      <w:r w:rsidRPr="004D6E2E">
        <w:t>A result is already available and worth stating as the expected form of the finding: sensor readings exceed driver observations by a stable margin of roughly 8 to 9 percentage points in all four seasons, while both series show the same seasonal shape. A stable offset is correctable, with a direct practical consequence: once estimated on the joint sample, the correction allows driver observations to be used for containers the sensors do not cover, extending coverage well beyond the matched subset. Please state this as the purpose of the comparison, not only its descriptive outcome.</w:t>
      </w:r>
    </w:p>
    <w:p w14:paraId="064F4D7D" w14:textId="60D410C6" w:rsidR="004D6E2E" w:rsidRDefault="004D6E2E">
      <w:pPr>
        <w:pStyle w:val="CommentText"/>
      </w:pPr>
    </w:p>
  </w:comment>
  <w:comment w:id="189" w:author="esi esi Keyvanloo" w:date="2026-08-12T14:47:00Z" w:initials="eK">
    <w:p w14:paraId="0CD34305" w14:textId="77777777" w:rsidR="004D6E2E" w:rsidRPr="004D6E2E" w:rsidRDefault="004D6E2E" w:rsidP="004D6E2E">
      <w:pPr>
        <w:pStyle w:val="CommentText"/>
      </w:pPr>
      <w:r>
        <w:rPr>
          <w:rStyle w:val="CommentReference"/>
        </w:rPr>
        <w:annotationRef/>
      </w:r>
      <w:r w:rsidRPr="004D6E2E">
        <w:t>Please explain how the continuous sensor values will be mapped to the five-point driver scale before agreement analysis. The driver scale is ordinal and reaches 100 while the sensor is continuous and saturates at 84, so the mapping between the two scales is itself a calibration question and correlation-based measures are inappropriate. In addition to confusion matrices, consider weighted Cohen's kappa, MAE after mapping, and bias reported by waste fraction and by urban/rural context.</w:t>
      </w:r>
    </w:p>
    <w:p w14:paraId="2BD3F501" w14:textId="1FBECF2A" w:rsidR="004D6E2E" w:rsidRDefault="004D6E2E">
      <w:pPr>
        <w:pStyle w:val="CommentText"/>
      </w:pPr>
    </w:p>
  </w:comment>
  <w:comment w:id="191" w:author="esi esi Keyvanloo" w:date="2026-08-12T14:48:00Z" w:initials="eK">
    <w:p w14:paraId="1C09C987" w14:textId="77777777" w:rsidR="004D6E2E" w:rsidRPr="004D6E2E" w:rsidRDefault="004D6E2E" w:rsidP="004D6E2E">
      <w:pPr>
        <w:pStyle w:val="CommentText"/>
      </w:pPr>
      <w:r>
        <w:rPr>
          <w:rStyle w:val="CommentReference"/>
        </w:rPr>
        <w:annotationRef/>
      </w:r>
      <w:r w:rsidRPr="004D6E2E">
        <w:t>Please cite the 2014 source directly and state exactly which uncertainty or limitation it identified.</w:t>
      </w:r>
    </w:p>
    <w:p w14:paraId="72F9E4A5" w14:textId="3E850594" w:rsidR="004D6E2E" w:rsidRDefault="004D6E2E">
      <w:pPr>
        <w:pStyle w:val="CommentText"/>
      </w:pPr>
    </w:p>
  </w:comment>
  <w:comment w:id="194" w:author="esi esi Keyvanloo" w:date="2026-08-12T15:11:00Z" w:initials="eK">
    <w:p w14:paraId="2C0B4731" w14:textId="77777777" w:rsidR="008D6D04" w:rsidRPr="008D6D04" w:rsidRDefault="008D6D04" w:rsidP="008D6D04">
      <w:pPr>
        <w:pStyle w:val="CommentText"/>
      </w:pPr>
      <w:r>
        <w:rPr>
          <w:rStyle w:val="CommentReference"/>
        </w:rPr>
        <w:annotationRef/>
      </w:r>
      <w:r w:rsidRPr="008D6D04">
        <w:t>Please clarify the status of METALICO. The type does not appear in the sensor records but is present in the driver collection records, which indicates it is in service without sensor coverage rather than absent from the network. The GIS "do not use" marking may therefore refer to procurement or new installations rather than to current operation. This matters for the model: if METALICO containers are operating, they are demand points and candidate sites, but their demand cannot be reconstructed from sensor data and must come from driver observations via the calibration described in Section 4.2.</w:t>
      </w:r>
    </w:p>
    <w:p w14:paraId="32CBE6A4" w14:textId="47B6F4FF" w:rsidR="008D6D04" w:rsidRDefault="008D6D04">
      <w:pPr>
        <w:pStyle w:val="CommentText"/>
      </w:pPr>
    </w:p>
  </w:comment>
  <w:comment w:id="195" w:author="esi esi Keyvanloo" w:date="2026-08-12T15:13:00Z" w:initials="eK">
    <w:p w14:paraId="56228054" w14:textId="77777777" w:rsidR="008D6D04" w:rsidRPr="008D6D04" w:rsidRDefault="008D6D04" w:rsidP="008D6D04">
      <w:pPr>
        <w:pStyle w:val="CommentText"/>
      </w:pPr>
      <w:r>
        <w:rPr>
          <w:rStyle w:val="CommentReference"/>
        </w:rPr>
        <w:annotationRef/>
      </w:r>
      <w:r w:rsidRPr="008D6D04">
        <w:t>The conclusion is right, but the implementation retains value that should be stated: it demonstrates a working Mosel formulation with compatibility constraints and confirms the solver pipeline. Please describe it as a verified proof of concept whose results are not transferable, rather than as work to be discarded — and note that rebuilding it on the real instance requires the demand estimates to be corrected first, since the current magnitudes would make the capacity constraints either infeasible or inactive.</w:t>
      </w:r>
    </w:p>
    <w:p w14:paraId="197AFD41" w14:textId="04A1F24F" w:rsidR="008D6D04" w:rsidRDefault="008D6D04">
      <w:pPr>
        <w:pStyle w:val="CommentText"/>
      </w:pPr>
    </w:p>
  </w:comment>
  <w:comment w:id="196" w:author="esi esi Keyvanloo" w:date="2026-08-12T15:13:00Z" w:initials="eK">
    <w:p w14:paraId="10E30D11" w14:textId="77777777" w:rsidR="008D6D04" w:rsidRPr="008D6D04" w:rsidRDefault="008D6D04" w:rsidP="008D6D04">
      <w:pPr>
        <w:pStyle w:val="CommentText"/>
      </w:pPr>
      <w:r>
        <w:rPr>
          <w:rStyle w:val="CommentReference"/>
        </w:rPr>
        <w:annotationRef/>
      </w:r>
      <w:r w:rsidRPr="008D6D04">
        <w:t>Subsection centroids are a coarse representation for a walking-distance objective: a BGRI polygon in a rural parish can span several kilometres, so its centroid may lie far from where residents actually live. If building footprints are available, dasymetric allocation of population to built parcels would give demand points that reflect where walking journeys begin. This also bears on the regression, where uniform areal allocation of population to 100 m buffers is a likely source of measurement error in the principal covariate.</w:t>
      </w:r>
    </w:p>
    <w:p w14:paraId="134A7F7C" w14:textId="7178F068" w:rsidR="008D6D04" w:rsidRDefault="008D6D04">
      <w:pPr>
        <w:pStyle w:val="CommentText"/>
      </w:pPr>
    </w:p>
  </w:comment>
  <w:comment w:id="197" w:author="esi esi Keyvanloo" w:date="2026-08-12T15:12:00Z" w:initials="eK">
    <w:p w14:paraId="11AA391F" w14:textId="77777777" w:rsidR="008D6D04" w:rsidRPr="008D6D04" w:rsidRDefault="008D6D04" w:rsidP="008D6D04">
      <w:pPr>
        <w:pStyle w:val="CommentText"/>
      </w:pPr>
      <w:r>
        <w:rPr>
          <w:rStyle w:val="CommentReference"/>
        </w:rPr>
        <w:annotationRef/>
      </w:r>
      <w:r w:rsidRPr="008D6D04">
        <w:t>The choice between these two options determines what the chapter can conclude, and should be made explicitly rather than left conditional. Restricted to the 464 existing locations, the model can only select which to keep and cannot answer whether better positions exist. With a road-network grid it can, but the candidate set must then be filtered for operational feasibility — minimum street width for the collection vehicle, and legal siting constraints — otherwise it will propose locations that cannot be serviced. Please state which option is adopted and what feasibility filter is applied.</w:t>
      </w:r>
    </w:p>
    <w:p w14:paraId="14E692B9" w14:textId="4A5E1142" w:rsidR="008D6D04" w:rsidRDefault="008D6D04">
      <w:pPr>
        <w:pStyle w:val="CommentText"/>
      </w:pPr>
    </w:p>
  </w:comment>
  <w:comment w:id="198" w:author="esi esi Keyvanloo" w:date="2026-08-12T15:11:00Z" w:initials="eK">
    <w:p w14:paraId="5FA98549" w14:textId="77777777" w:rsidR="008D6D04" w:rsidRPr="008D6D04" w:rsidRDefault="008D6D04" w:rsidP="008D6D04">
      <w:pPr>
        <w:pStyle w:val="CommentText"/>
      </w:pPr>
      <w:r>
        <w:rPr>
          <w:rStyle w:val="CommentReference"/>
        </w:rPr>
        <w:annotationRef/>
      </w:r>
      <w:r w:rsidRPr="008D6D04">
        <w:t>Good that walking is specified here. Please make the same statement in Section 3.3, where dᵢⱼ is left undefined, and note that the distance definition determines the shape of the solution: minimising citizen walking distance disperses containers, while minimising collection travel concentrates them.</w:t>
      </w:r>
    </w:p>
    <w:p w14:paraId="0EE0DABF" w14:textId="056B3DC1" w:rsidR="008D6D04" w:rsidRDefault="008D6D04">
      <w:pPr>
        <w:pStyle w:val="CommentText"/>
      </w:pPr>
    </w:p>
  </w:comment>
  <w:comment w:id="199" w:author="esi esi Keyvanloo" w:date="2026-08-12T15:11:00Z" w:initials="eK">
    <w:p w14:paraId="4C0C9B3B" w14:textId="77777777" w:rsidR="008D6D04" w:rsidRPr="008D6D04" w:rsidRDefault="008D6D04" w:rsidP="008D6D04">
      <w:pPr>
        <w:pStyle w:val="CommentText"/>
      </w:pPr>
      <w:r>
        <w:rPr>
          <w:rStyle w:val="CommentReference"/>
        </w:rPr>
        <w:annotationRef/>
      </w:r>
      <w:r w:rsidRPr="008D6D04">
        <w:t>The conversion between the two currencies should be stated, not left as a choice. Sensor readings give volume change; the model needs mass; the two are linked by stream-specific bulk density, which differs by roughly an order of magnitude between glass and mixed packaging and must be estimated by mass-balance calibration rather than taken from the literature. Please also state the inter-collection interval used to convert a rate into a per-cycle load, computed from the collection records rather than assumed.</w:t>
      </w:r>
    </w:p>
    <w:p w14:paraId="6D6A41FB" w14:textId="1AAC0C1D" w:rsidR="008D6D04" w:rsidRDefault="008D6D04">
      <w:pPr>
        <w:pStyle w:val="CommentText"/>
      </w:pPr>
    </w:p>
  </w:comment>
  <w:comment w:id="200" w:author="esi esi Keyvanloo" w:date="2026-08-12T15:09:00Z" w:initials="eK">
    <w:p w14:paraId="7AF4705B" w14:textId="77777777" w:rsidR="008D6D04" w:rsidRPr="008D6D04" w:rsidRDefault="008D6D04" w:rsidP="008D6D04">
      <w:pPr>
        <w:pStyle w:val="CommentText"/>
      </w:pPr>
      <w:r>
        <w:rPr>
          <w:rStyle w:val="CommentReference"/>
        </w:rPr>
        <w:annotationRef/>
      </w:r>
      <w:r w:rsidRPr="008D6D04">
        <w:t>The estimate omits the stochastic dimension. With S scenarios and second-stage assignment variables the count is multiplied by S: at 100 scenarios this is on the order of 3 × 10⁷ binaries, not 3 × 10⁵. Please state the size of the deterministic and the stochastic instance separately, and note that continuous relaxation of the assignment variables — standard and defensible in capacitated location models — reduces the binary count to the site-opening variables alone.</w:t>
      </w:r>
    </w:p>
    <w:p w14:paraId="3B95421B" w14:textId="0E8746D3" w:rsidR="008D6D04" w:rsidRDefault="008D6D04">
      <w:pPr>
        <w:pStyle w:val="CommentText"/>
      </w:pPr>
    </w:p>
  </w:comment>
  <w:comment w:id="201" w:author="esi esi Keyvanloo" w:date="2026-08-12T15:10:00Z" w:initials="eK">
    <w:p w14:paraId="6237C721" w14:textId="77777777" w:rsidR="008D6D04" w:rsidRPr="008D6D04" w:rsidRDefault="008D6D04" w:rsidP="008D6D04">
      <w:pPr>
        <w:pStyle w:val="CommentText"/>
      </w:pPr>
      <w:r>
        <w:rPr>
          <w:rStyle w:val="CommentReference"/>
        </w:rPr>
        <w:annotationRef/>
      </w:r>
      <w:r w:rsidRPr="008D6D04">
        <w:t>This is the most important item in the section and deserves more than a closing clause. It is the direct answer to the question set for the location chapter — whether the existing distribution is the best possible — and it requires no optimisation, only evaluation of the objective function with the existing containers as open sites and each demand point assigned to its nearest. Please promote it from a benchmarking addition to a required output, and report alongside it which containers contribute most to the current objective, since that list is the actionable result for the municipality.</w:t>
      </w:r>
    </w:p>
    <w:p w14:paraId="7D0C422D" w14:textId="10DF1721" w:rsidR="008D6D04" w:rsidRDefault="008D6D04">
      <w:pPr>
        <w:pStyle w:val="CommentText"/>
      </w:pPr>
    </w:p>
  </w:comment>
  <w:comment w:id="203" w:author="esi esi Keyvanloo" w:date="2026-08-12T15:19:00Z" w:initials="eK">
    <w:p w14:paraId="10C3EED0" w14:textId="77777777" w:rsidR="00EC7758" w:rsidRPr="00EC7758" w:rsidRDefault="00EC7758" w:rsidP="00EC7758">
      <w:pPr>
        <w:pStyle w:val="CommentText"/>
      </w:pPr>
      <w:r>
        <w:rPr>
          <w:rStyle w:val="CommentReference"/>
        </w:rPr>
        <w:annotationRef/>
      </w:r>
      <w:r w:rsidRPr="00EC7758">
        <w:t>Please rephrase the heading in more neutral terms — for example "Requirements for a valid stochastic location model." The current wording asserts that the stochastic model is the contribution, which is one of the points under review.</w:t>
      </w:r>
    </w:p>
    <w:p w14:paraId="4C8C3285" w14:textId="47AD6885" w:rsidR="00EC7758" w:rsidRDefault="00EC7758">
      <w:pPr>
        <w:pStyle w:val="CommentText"/>
      </w:pPr>
    </w:p>
  </w:comment>
  <w:comment w:id="204" w:author="esi esi Keyvanloo" w:date="2026-08-12T15:21:00Z" w:initials="eK">
    <w:p w14:paraId="2BC23612" w14:textId="77777777" w:rsidR="00EC7758" w:rsidRPr="00EC7758" w:rsidRDefault="00EC7758" w:rsidP="00EC7758">
      <w:pPr>
        <w:pStyle w:val="CommentText"/>
      </w:pPr>
      <w:r>
        <w:rPr>
          <w:rStyle w:val="CommentReference"/>
        </w:rPr>
        <w:annotationRef/>
      </w:r>
      <w:r w:rsidRPr="00EC7758">
        <w:t>Please replace with more neutral academic wording and support the methodological choice with references — for example "Scenario-based two-stage stochastic programming is an established approach for incorporating demand uncertainty into facility-location problems."</w:t>
      </w:r>
    </w:p>
    <w:p w14:paraId="1F8CCC00" w14:textId="54A11A0B" w:rsidR="00EC7758" w:rsidRDefault="00EC7758">
      <w:pPr>
        <w:pStyle w:val="CommentText"/>
      </w:pPr>
    </w:p>
  </w:comment>
  <w:comment w:id="205" w:author="esi esi Keyvanloo" w:date="2026-08-12T15:22:00Z" w:initials="eK">
    <w:p w14:paraId="3618FD8C" w14:textId="77777777" w:rsidR="00EC7758" w:rsidRPr="00EC7758" w:rsidRDefault="00EC7758" w:rsidP="00EC7758">
      <w:pPr>
        <w:pStyle w:val="CommentText"/>
      </w:pPr>
      <w:r>
        <w:rPr>
          <w:rStyle w:val="CommentReference"/>
        </w:rPr>
        <w:annotationRef/>
      </w:r>
      <w:r w:rsidRPr="00EC7758">
        <w:t>Please clarify that per-container demand distributions are not directly observed. They must first be reconstructed from repeated sensor readings, collection events and calibrated demand estimates.</w:t>
      </w:r>
    </w:p>
    <w:p w14:paraId="2BF58C79" w14:textId="77C3B408" w:rsidR="00EC7758" w:rsidRDefault="00EC7758">
      <w:pPr>
        <w:pStyle w:val="CommentText"/>
      </w:pPr>
    </w:p>
  </w:comment>
  <w:comment w:id="206" w:author="esi esi Keyvanloo" w:date="2026-08-12T15:22:00Z" w:initials="eK">
    <w:p w14:paraId="1B9D5A84" w14:textId="77777777" w:rsidR="00EC7758" w:rsidRPr="00EC7758" w:rsidRDefault="00EC7758" w:rsidP="00EC7758">
      <w:pPr>
        <w:pStyle w:val="CommentText"/>
      </w:pPr>
      <w:r>
        <w:rPr>
          <w:rStyle w:val="CommentReference"/>
        </w:rPr>
        <w:annotationRef/>
      </w:r>
      <w:r w:rsidRPr="00EC7758">
        <w:t>Please qualify this claim. Seasonal variability can only be estimated after the demand model is rebuilt at an appropriate temporal resolution; the current cross-sectional specification aggregates each container's series into a single value before scenarios are drawn, so seasonality has been averaged away by the time the stochastic model receives its input. This dependency also determines whether VSS can be non-zero.</w:t>
      </w:r>
    </w:p>
    <w:p w14:paraId="5678113D" w14:textId="7EA63B49" w:rsidR="00EC7758" w:rsidRDefault="00EC7758">
      <w:pPr>
        <w:pStyle w:val="CommentText"/>
      </w:pPr>
    </w:p>
  </w:comment>
  <w:comment w:id="207" w:author="esi esi Keyvanloo" w:date="2026-08-12T15:22:00Z" w:initials="eK">
    <w:p w14:paraId="259C6765" w14:textId="77777777" w:rsidR="00EC7758" w:rsidRPr="00EC7758" w:rsidRDefault="00EC7758" w:rsidP="00EC7758">
      <w:pPr>
        <w:pStyle w:val="CommentText"/>
      </w:pPr>
      <w:r>
        <w:rPr>
          <w:rStyle w:val="CommentReference"/>
        </w:rPr>
        <w:annotationRef/>
      </w:r>
      <w:r w:rsidRPr="00EC7758">
        <w:t>The requirement is correct and should be kept. Please distinguish, where feasible, between parameter uncertainty, residual or process uncertainty, and sensor-measurement uncertainty. Parameter uncertainty should be drawn from the multivariate normal distribution of the estimated coefficients using the estimated covariance matrix — independent draws per coefficient would generate combinations the data exclude, since the estimates are correlated. Note also that a related project document proposes perturbing the coefficients with normal noise "within realistic ranges", which is the arbitrary approach this requirement rules out and should be corrected there.</w:t>
      </w:r>
    </w:p>
    <w:p w14:paraId="19210BC6" w14:textId="7C376787" w:rsidR="00EC7758" w:rsidRDefault="00EC7758">
      <w:pPr>
        <w:pStyle w:val="CommentText"/>
      </w:pPr>
    </w:p>
  </w:comment>
  <w:comment w:id="208" w:author="esi esi Keyvanloo" w:date="2026-08-12T15:22:00Z" w:initials="eK">
    <w:p w14:paraId="6EDB1AA6" w14:textId="77777777" w:rsidR="00EC7758" w:rsidRPr="00EC7758" w:rsidRDefault="00EC7758" w:rsidP="00EC7758">
      <w:pPr>
        <w:pStyle w:val="CommentText"/>
      </w:pPr>
      <w:r>
        <w:rPr>
          <w:rStyle w:val="CommentReference"/>
        </w:rPr>
        <w:annotationRef/>
      </w:r>
      <w:r w:rsidRPr="00EC7758">
        <w:t>A well-put distinction. Two further properties of the sampled scenarios should be specified, since neither follows automatically. Each scenario must be a complete demand vector across all sites for the same simulated period, not independent draws per location. And the sampling should preserve spatial dependence: neighbouring containers serve overlapping populations, so independent draws would understate aggregate variability and yield optimistically stable solutions.</w:t>
      </w:r>
    </w:p>
    <w:p w14:paraId="3444297C" w14:textId="669A5354" w:rsidR="00EC7758" w:rsidRDefault="00EC7758">
      <w:pPr>
        <w:pStyle w:val="CommentText"/>
      </w:pPr>
    </w:p>
  </w:comment>
  <w:comment w:id="209" w:author="esi esi Keyvanloo" w:date="2026-08-12T15:23:00Z" w:initials="eK">
    <w:p w14:paraId="30BF04C6" w14:textId="77777777" w:rsidR="00EC7758" w:rsidRPr="00EC7758" w:rsidRDefault="00EC7758" w:rsidP="00EC7758">
      <w:pPr>
        <w:pStyle w:val="CommentText"/>
      </w:pPr>
      <w:r>
        <w:rPr>
          <w:rStyle w:val="CommentReference"/>
        </w:rPr>
        <w:annotationRef/>
      </w:r>
      <w:r w:rsidRPr="00EC7758">
        <w:t>Please clarify that SAA stability should be assessed using several independent scenario samples, and should consider both objective-value stability and the stability of the selected facility locations. A solution whose objective is stable but whose chosen sites vary between replications is not stable in the sense the decision requires.</w:t>
      </w:r>
    </w:p>
    <w:p w14:paraId="7BAF21CA" w14:textId="2B26E145" w:rsidR="00EC7758" w:rsidRDefault="00EC7758">
      <w:pPr>
        <w:pStyle w:val="CommentText"/>
      </w:pPr>
    </w:p>
  </w:comment>
  <w:comment w:id="210" w:author="esi esi Keyvanloo" w:date="2026-08-12T15:23:00Z" w:initials="eK">
    <w:p w14:paraId="3E798078" w14:textId="77777777" w:rsidR="00EC7758" w:rsidRPr="00EC7758" w:rsidRDefault="00EC7758" w:rsidP="00EC7758">
      <w:pPr>
        <w:pStyle w:val="CommentText"/>
      </w:pPr>
      <w:r>
        <w:rPr>
          <w:rStyle w:val="CommentReference"/>
        </w:rPr>
        <w:annotationRef/>
      </w:r>
      <w:r w:rsidRPr="00EC7758">
        <w:t>Please replace with more formal wording — "A small VSS should be reported transparently and interpreted as evidence that explicitly modelling uncertainty provides limited additional value for the observed system." Please also add why a near-zero VSS is likely under the current specification, so a reader can distinguish a genuine property of the system from an artefact of aggregation. And please define the three quantities the diagnostics require — the recourse problem, the expected result of the expected-value solution, and the wait-and-see solution — since the metrics are otherwise not reproducible from the text. EVPI has a direct operational reading here: an upper bound on what better demand information is worth, and therefore on the value of extending sensor coverage.</w:t>
      </w:r>
    </w:p>
    <w:p w14:paraId="704A038C" w14:textId="56425F8C" w:rsidR="00EC7758" w:rsidRDefault="00EC7758">
      <w:pPr>
        <w:pStyle w:val="CommentText"/>
      </w:pPr>
    </w:p>
  </w:comment>
  <w:comment w:id="211" w:author="esi esi Keyvanloo" w:date="2026-08-12T15:23:00Z" w:initials="eK">
    <w:p w14:paraId="709317D3" w14:textId="77777777" w:rsidR="00EC7758" w:rsidRPr="00EC7758" w:rsidRDefault="00EC7758" w:rsidP="00EC7758">
      <w:pPr>
        <w:pStyle w:val="CommentText"/>
      </w:pPr>
      <w:r>
        <w:rPr>
          <w:rStyle w:val="CommentReference"/>
        </w:rPr>
        <w:annotationRef/>
      </w:r>
      <w:r w:rsidRPr="00EC7758">
        <w:t>Please soften. The robust variant may use the same empirical inputs, but the uncertainty-set definition and the robustness parameter Γ still require methodological justification and sensitivity analysis, just as the scenario count does. Please also state what would trigger including the variant rather than leaving it as a preference: a robust formulation is worth including if the scenario distribution is itself uncertain, which applies here since it derives from a demand model still to be re-specified.</w:t>
      </w:r>
    </w:p>
    <w:p w14:paraId="35B54F5C" w14:textId="5605FA3A" w:rsidR="00EC7758" w:rsidRDefault="00EC7758">
      <w:pPr>
        <w:pStyle w:val="CommentText"/>
      </w:pPr>
    </w:p>
  </w:comment>
  <w:comment w:id="213" w:author="esi esi Keyvanloo" w:date="2026-08-12T15:31:00Z" w:initials="eK">
    <w:p w14:paraId="16B1A2B2" w14:textId="77777777" w:rsidR="00EE6B8E" w:rsidRPr="00EE6B8E" w:rsidRDefault="00EE6B8E" w:rsidP="00EE6B8E">
      <w:pPr>
        <w:pStyle w:val="CommentText"/>
      </w:pPr>
      <w:r>
        <w:rPr>
          <w:rStyle w:val="CommentReference"/>
        </w:rPr>
        <w:annotationRef/>
      </w:r>
      <w:r w:rsidRPr="00EE6B8E">
        <w:t>The list covers four registered defects but omits two risks identified elsewhere in the report. Trip-level fields appear to have been aggregated across duplicated rows in the multi-year processing, producing distance figures inconsistent with the single-year processing of the same data; the same error class may affect trip weight, which is the calibration reference for the entire demand reconstruction. And the ecocentro inside Rio Maior offers free deposit, so part of the generated waste never appears in container data at all — a bounded but unquantified gap in the demand series. Please add both.</w:t>
      </w:r>
    </w:p>
    <w:p w14:paraId="3794A6BF" w14:textId="37BB4767" w:rsidR="00EE6B8E" w:rsidRDefault="00EE6B8E">
      <w:pPr>
        <w:pStyle w:val="CommentText"/>
      </w:pPr>
    </w:p>
  </w:comment>
  <w:comment w:id="214" w:author="esi esi Keyvanloo" w:date="2026-08-12T15:28:00Z" w:initials="eK">
    <w:p w14:paraId="476A6EBC" w14:textId="77777777" w:rsidR="004733BB" w:rsidRPr="004733BB" w:rsidRDefault="004733BB" w:rsidP="004733BB">
      <w:pPr>
        <w:pStyle w:val="CommentText"/>
      </w:pPr>
      <w:r>
        <w:rPr>
          <w:rStyle w:val="CommentReference"/>
        </w:rPr>
        <w:annotationRef/>
      </w:r>
      <w:r w:rsidRPr="004733BB">
        <w:t>Please do not describe D1 as permanent. The extract sits exactly at Excel's maximum row capacity, which points to an export-format limitation rather than a limit on the data held by the provider; a complete re-export in CSV or database form may still resolve it. Please state whether such an export has been requested from Valorsul or EVOX and refused, or has not yet been requested. Until then, sensor-data completeness and representativeness should be treated as unresolved.</w:t>
      </w:r>
    </w:p>
    <w:p w14:paraId="094BED64" w14:textId="5926F7F0" w:rsidR="004733BB" w:rsidRDefault="004733BB">
      <w:pPr>
        <w:pStyle w:val="CommentText"/>
      </w:pPr>
    </w:p>
  </w:comment>
  <w:comment w:id="215" w:author="esi esi Keyvanloo" w:date="2026-08-12T15:28:00Z" w:initials="eK">
    <w:p w14:paraId="78A189D8" w14:textId="77777777" w:rsidR="004733BB" w:rsidRPr="004733BB" w:rsidRDefault="004733BB" w:rsidP="004733BB">
      <w:pPr>
        <w:pStyle w:val="CommentText"/>
      </w:pPr>
      <w:r>
        <w:rPr>
          <w:rStyle w:val="CommentReference"/>
        </w:rPr>
        <w:annotationRef/>
      </w:r>
      <w:r w:rsidRPr="004733BB">
        <w:t>Please describe the 344-container coverage as a current data limitation rather than an inclusion criterion, unless these containers were deliberately selected using a documented sampling rule. Whether the omission introduces bias depends on the sort order of the source file, which has not been checked; describing it as a criterion presumes the answer.</w:t>
      </w:r>
    </w:p>
    <w:p w14:paraId="1F3A3325" w14:textId="683212BC" w:rsidR="004733BB" w:rsidRDefault="004733BB">
      <w:pPr>
        <w:pStyle w:val="CommentText"/>
      </w:pPr>
    </w:p>
  </w:comment>
  <w:comment w:id="216" w:author="esi esi Keyvanloo" w:date="2026-08-12T15:29:00Z" w:initials="eK">
    <w:p w14:paraId="37CEB32F" w14:textId="77777777" w:rsidR="00EE6B8E" w:rsidRPr="00EE6B8E" w:rsidRDefault="00EE6B8E" w:rsidP="00EE6B8E">
      <w:pPr>
        <w:pStyle w:val="CommentText"/>
      </w:pPr>
      <w:r>
        <w:rPr>
          <w:rStyle w:val="CommentReference"/>
        </w:rPr>
        <w:annotationRef/>
      </w:r>
      <w:r w:rsidRPr="00EE6B8E">
        <w:t>Please replace with a formal action: obtain technical clarification or documentation from the sensor supplier regarding the measurement ceiling, calibration, blind zone and error codes. The field inspection identified the system as EVOX 360Waste with ultrasonic units mounted in the container lid, and ultrasonic sensors have a minimum detection distance below which they cannot measure — a specification that would explain the ceiling directly. Please also state whether the request has been made.</w:t>
      </w:r>
    </w:p>
    <w:p w14:paraId="69D027B8" w14:textId="0FBCDCC8" w:rsidR="00EE6B8E" w:rsidRDefault="00EE6B8E">
      <w:pPr>
        <w:pStyle w:val="CommentText"/>
      </w:pPr>
    </w:p>
  </w:comment>
  <w:comment w:id="217" w:author="esi esi Keyvanloo" w:date="2026-08-12T15:29:00Z" w:initials="eK">
    <w:p w14:paraId="2E3E429A" w14:textId="77777777" w:rsidR="00EE6B8E" w:rsidRPr="00EE6B8E" w:rsidRDefault="00EE6B8E" w:rsidP="00EE6B8E">
      <w:pPr>
        <w:pStyle w:val="CommentText"/>
      </w:pPr>
      <w:r>
        <w:rPr>
          <w:rStyle w:val="CommentReference"/>
        </w:rPr>
        <w:annotationRef/>
      </w:r>
      <w:r w:rsidRPr="00EE6B8E">
        <w:t>Rescaling by each container's own maximum assumes every container reaches its physical full at some point in the record, which is not established and would confound instrument saturation with genuine variation in peak fill — a container that never fills would be rescaled as though it did. A single ceiling derived from the instrument specification is preferable. If it cannot be obtained, please report results under alternative full-scale assumptions as a sensitivity analysis rather than fixing one value.</w:t>
      </w:r>
    </w:p>
    <w:p w14:paraId="4CB9371D" w14:textId="258DD5F4" w:rsidR="00EE6B8E" w:rsidRDefault="00EE6B8E">
      <w:pPr>
        <w:pStyle w:val="CommentText"/>
      </w:pPr>
    </w:p>
  </w:comment>
  <w:comment w:id="218" w:author="esi esi Keyvanloo" w:date="2026-08-12T15:30:00Z" w:initials="eK">
    <w:p w14:paraId="714CBDF7" w14:textId="77777777" w:rsidR="00EE6B8E" w:rsidRPr="00EE6B8E" w:rsidRDefault="00EE6B8E" w:rsidP="00EE6B8E">
      <w:pPr>
        <w:pStyle w:val="CommentText"/>
      </w:pPr>
      <w:r>
        <w:rPr>
          <w:rStyle w:val="CommentReference"/>
        </w:rPr>
        <w:annotationRef/>
      </w:r>
      <w:r w:rsidRPr="00EE6B8E">
        <w:t>Agreed on priority, but two items belong ahead of these and are absent from the list. The definition of the temporal denominator determines whether the demand magnitudes are plausible at all — it is a one-line correction, and without it the capacity constraints in the optimisation are either infeasible or inactive. The completeness check on the sensor extract determines whether the sample is representative before any reconciliation work is done on it. Both should precede the tasks named here.</w:t>
      </w:r>
    </w:p>
    <w:p w14:paraId="673EADFB" w14:textId="28209602" w:rsidR="00EE6B8E" w:rsidRDefault="00EE6B8E">
      <w:pPr>
        <w:pStyle w:val="CommentText"/>
      </w:pPr>
    </w:p>
  </w:comment>
  <w:comment w:id="220" w:author="esi esi Keyvanloo" w:date="2026-08-12T15:36:00Z" w:initials="eK">
    <w:p w14:paraId="1929237B" w14:textId="77777777" w:rsidR="00E958C0" w:rsidRPr="00E958C0" w:rsidRDefault="00E958C0" w:rsidP="00E958C0">
      <w:pPr>
        <w:pStyle w:val="CommentText"/>
      </w:pPr>
      <w:r>
        <w:rPr>
          <w:rStyle w:val="CommentReference"/>
        </w:rPr>
        <w:annotationRef/>
      </w:r>
      <w:r w:rsidRPr="00E958C0">
        <w:t>The heading "Verdict" is somewhat judgemental for an academic document. Consider "Overall assessment" or "Summary of findings".</w:t>
      </w:r>
    </w:p>
    <w:p w14:paraId="7739C5BF" w14:textId="5A42F794" w:rsidR="00E958C0" w:rsidRDefault="00E958C0">
      <w:pPr>
        <w:pStyle w:val="CommentText"/>
      </w:pPr>
    </w:p>
  </w:comment>
  <w:comment w:id="221" w:author="esi esi Keyvanloo" w:date="2026-08-12T15:41:00Z" w:initials="eK">
    <w:p w14:paraId="4B570BCA" w14:textId="77777777" w:rsidR="00836BCC" w:rsidRPr="00836BCC" w:rsidRDefault="00836BCC" w:rsidP="00836BCC">
      <w:pPr>
        <w:pStyle w:val="CommentText"/>
      </w:pPr>
      <w:r>
        <w:rPr>
          <w:rStyle w:val="CommentReference"/>
        </w:rPr>
        <w:annotationRef/>
      </w:r>
      <w:r w:rsidRPr="00836BCC">
        <w:t>The chain as described ends at the optimisation output. The question set for the location chapter asks whether the existing distribution of containers is the best possible, which requires evaluating the objective function under the current configuration alongside the optimised ones. This requires no optimisation, only evaluation, and should be named as a required output of the chain.</w:t>
      </w:r>
    </w:p>
    <w:p w14:paraId="1F19224C" w14:textId="656C1381" w:rsidR="00836BCC" w:rsidRDefault="00836BCC">
      <w:pPr>
        <w:pStyle w:val="CommentText"/>
      </w:pPr>
    </w:p>
  </w:comment>
  <w:comment w:id="222" w:author="esi esi Keyvanloo" w:date="2026-08-12T15:38:00Z" w:initials="eK">
    <w:p w14:paraId="4F5C78FD" w14:textId="77777777" w:rsidR="00E958C0" w:rsidRPr="00E958C0" w:rsidRDefault="00E958C0" w:rsidP="00E958C0">
      <w:pPr>
        <w:pStyle w:val="CommentText"/>
      </w:pPr>
      <w:r>
        <w:rPr>
          <w:rStyle w:val="CommentReference"/>
        </w:rPr>
        <w:annotationRef/>
      </w:r>
      <w:r w:rsidRPr="00E958C0">
        <w:t>Please soften. The current methodology provides a reasonable and established framework for the available data, but alternative capacitated location-allocation or covering formulations may also be relevant and should not be ruled out categorically. A covering model, for instance, would require a documented maximum acceptable walking distance from the municipality, which is not currently available — stating that constraint makes the choice a reasoned one rather than an assertion.</w:t>
      </w:r>
    </w:p>
    <w:p w14:paraId="4CA768F6" w14:textId="299A6112" w:rsidR="00E958C0" w:rsidRDefault="00E958C0">
      <w:pPr>
        <w:pStyle w:val="CommentText"/>
      </w:pPr>
    </w:p>
  </w:comment>
  <w:comment w:id="223" w:author="esi esi Keyvanloo" w:date="2026-08-12T15:39:00Z" w:initials="eK">
    <w:p w14:paraId="2A7A078E" w14:textId="77777777" w:rsidR="00836BCC" w:rsidRPr="00836BCC" w:rsidRDefault="00836BCC" w:rsidP="00836BCC">
      <w:pPr>
        <w:pStyle w:val="CommentText"/>
      </w:pPr>
      <w:r>
        <w:rPr>
          <w:rStyle w:val="CommentReference"/>
        </w:rPr>
        <w:annotationRef/>
      </w:r>
      <w:r w:rsidRPr="00836BCC">
        <w:t>Please replace "not usable" with more neutral wording such as "not yet suitable for final empirical inference or optimisation results". Please also note that the second stage is not exempt: the deterministic baseline shares the demand input with the first stage, so it is affected for the same reason, and its formulation additionally lacks the closest assignment constraint and has a capacity constraint that compares kilograms with litres. All three stages require work, with the demand input as the common blocking dependency.</w:t>
      </w:r>
    </w:p>
    <w:p w14:paraId="43B14912" w14:textId="26809713" w:rsidR="00836BCC" w:rsidRDefault="00836BCC">
      <w:pPr>
        <w:pStyle w:val="CommentText"/>
      </w:pPr>
    </w:p>
  </w:comment>
  <w:comment w:id="224" w:author="esi esi Keyvanloo" w:date="2026-08-12T15:40:00Z" w:initials="eK">
    <w:p w14:paraId="4FFC08D8" w14:textId="77777777" w:rsidR="00836BCC" w:rsidRPr="00836BCC" w:rsidRDefault="00836BCC" w:rsidP="00836BCC">
      <w:pPr>
        <w:pStyle w:val="CommentText"/>
      </w:pPr>
      <w:r>
        <w:rPr>
          <w:rStyle w:val="CommentReference"/>
        </w:rPr>
        <w:annotationRef/>
      </w:r>
      <w:r w:rsidRPr="00836BCC">
        <w:t>Please replace "mechanical" with more academic wording — for example "methodologically well defined but requiring reimplementation and validation". Please also qualify "within reach of the data in hand": the revisions appear feasible, but their success depends on resolving or managing the remaining data-quality and calibration issues. Re-instantiating the optimisation additionally requires the road network to be sourced externally and the candidate set to be defined and filtered for operational feasibility — design decisions rather than transcription.</w:t>
      </w:r>
    </w:p>
    <w:p w14:paraId="5E0A0BCF" w14:textId="12EC1D77" w:rsidR="00836BCC" w:rsidRDefault="00836BCC">
      <w:pPr>
        <w:pStyle w:val="CommentText"/>
      </w:pPr>
    </w:p>
  </w:comment>
  <w:comment w:id="225" w:author="esi esi Keyvanloo" w:date="2026-08-12T15:41:00Z" w:initials="eK">
    <w:p w14:paraId="7E0BB622" w14:textId="77777777" w:rsidR="00836BCC" w:rsidRPr="00836BCC" w:rsidRDefault="00836BCC" w:rsidP="00836BCC">
      <w:pPr>
        <w:pStyle w:val="CommentText"/>
      </w:pPr>
      <w:r>
        <w:rPr>
          <w:rStyle w:val="CommentReference"/>
        </w:rPr>
        <w:annotationRef/>
      </w:r>
      <w:r w:rsidRPr="00836BCC">
        <w:t>Please do not describe D3 as the single remaining scientific risk. Several unresolved issues remain, including sensor-data completeness (D1), container-level demand construction (D5), identifier reconciliation (D6), population-data consistency (D7) and sensor calibration (D3). Two further items belong on this list. The definition of the temporal denominator is not among the registered defects but is the one that explains the implausible demand magnitude, and it is independent of the allocation problem. And the transfer of a service-conditioned quantity to candidate sites where no container exists is a methodological rather than a data risk, but it bears directly on whether the optimisation can receive valid inputs.</w:t>
      </w:r>
    </w:p>
    <w:p w14:paraId="129A845D" w14:textId="22572FAA" w:rsidR="00836BCC" w:rsidRDefault="00836BCC">
      <w:pPr>
        <w:pStyle w:val="CommentText"/>
      </w:pPr>
    </w:p>
  </w:comment>
  <w:comment w:id="227" w:author="esi esi Keyvanloo" w:date="2026-08-12T15:45:00Z" w:initials="eK">
    <w:p w14:paraId="095CD9D4" w14:textId="77777777" w:rsidR="00836BCC" w:rsidRPr="00836BCC" w:rsidRDefault="00836BCC" w:rsidP="00836BCC">
      <w:pPr>
        <w:pStyle w:val="CommentText"/>
      </w:pPr>
      <w:r>
        <w:rPr>
          <w:rStyle w:val="CommentReference"/>
        </w:rPr>
        <w:annotationRef/>
      </w:r>
      <w:r w:rsidRPr="00836BCC">
        <w:t>Please replace with more neutral academic wording — for example "The underlying research design is sound, although its current implementation requires substantial revision." The present phrasing is informal for a conclusion.</w:t>
      </w:r>
    </w:p>
    <w:p w14:paraId="0E33523A" w14:textId="4A1D3D28" w:rsidR="00836BCC" w:rsidRDefault="00836BCC">
      <w:pPr>
        <w:pStyle w:val="CommentText"/>
      </w:pPr>
    </w:p>
  </w:comment>
  <w:comment w:id="228" w:author="esi esi Keyvanloo" w:date="2026-08-12T15:46:00Z" w:initials="eK">
    <w:p w14:paraId="6302DCBF" w14:textId="77777777" w:rsidR="00836BCC" w:rsidRPr="00836BCC" w:rsidRDefault="00836BCC" w:rsidP="00836BCC">
      <w:pPr>
        <w:pStyle w:val="CommentText"/>
      </w:pPr>
      <w:r>
        <w:rPr>
          <w:rStyle w:val="CommentReference"/>
        </w:rPr>
        <w:annotationRef/>
      </w:r>
      <w:r w:rsidRPr="00836BCC">
        <w:t>This is stated more confidently than the defect register supports. Sufficiency depends on outcomes not yet known: whether the sensor extract is complete, whether the identifier mismatch is a formatting problem or a genuine one, and whether the census layer resolves on clipping. Please qualify — the data appear sufficient in principle, subject to the resolution of the registered defects.</w:t>
      </w:r>
    </w:p>
    <w:p w14:paraId="6FD7FBE3" w14:textId="7FDB65AC" w:rsidR="00836BCC" w:rsidRDefault="00836BCC">
      <w:pPr>
        <w:pStyle w:val="CommentText"/>
      </w:pPr>
    </w:p>
  </w:comment>
  <w:comment w:id="229" w:author="esi esi Keyvanloo" w:date="2026-08-12T15:46:00Z" w:initials="eK">
    <w:p w14:paraId="5BA749A6" w14:textId="77777777" w:rsidR="00836BCC" w:rsidRPr="00836BCC" w:rsidRDefault="00836BCC" w:rsidP="00836BCC">
      <w:pPr>
        <w:pStyle w:val="CommentText"/>
      </w:pPr>
      <w:r>
        <w:rPr>
          <w:rStyle w:val="CommentReference"/>
        </w:rPr>
        <w:annotationRef/>
      </w:r>
      <w:r w:rsidRPr="00836BCC">
        <w:t>Please align this with the qualification applied in the Executive Summary. Facility locations are documented on Valorsul's current website; circuit periodicities come from a 2014 dissertation; fleet composition and shift structure do not appear to be published for Rio Maior at all. Presenting the operational unknowns as resolved overstates what public sources establish, and the routing extension should remain conditional on verification with the operator.</w:t>
      </w:r>
    </w:p>
    <w:p w14:paraId="79BE88DC" w14:textId="3BC1528D" w:rsidR="00836BCC" w:rsidRDefault="00836BCC">
      <w:pPr>
        <w:pStyle w:val="CommentText"/>
      </w:pPr>
    </w:p>
  </w:comment>
  <w:comment w:id="230" w:author="esi esi Keyvanloo" w:date="2026-08-12T15:47:00Z" w:initials="eK">
    <w:p w14:paraId="53FA7E2C" w14:textId="77777777" w:rsidR="00836BCC" w:rsidRPr="00836BCC" w:rsidRDefault="00836BCC" w:rsidP="00836BCC">
      <w:pPr>
        <w:pStyle w:val="CommentText"/>
      </w:pPr>
      <w:r>
        <w:rPr>
          <w:rStyle w:val="CommentReference"/>
        </w:rPr>
        <w:annotationRef/>
      </w:r>
      <w:r w:rsidRPr="00836BCC">
        <w:t>The two rebuilds are correctly identified, but two corrections precede them and are not rebuilds at all: the definition of the temporal denominator, which determines whether the demand magnitudes are plausible, and the clipping of the census layer to the municipal boundary, which affects the principal covariate. Both are short and should be completed before either rebuild begins, since the first determines whether the current magnitudes can be trusted for anything.</w:t>
      </w:r>
    </w:p>
    <w:p w14:paraId="3D3BF66E" w14:textId="4BC72D69" w:rsidR="00836BCC" w:rsidRDefault="00836BCC">
      <w:pPr>
        <w:pStyle w:val="CommentText"/>
      </w:pPr>
    </w:p>
  </w:comment>
  <w:comment w:id="231" w:author="esi esi Keyvanloo" w:date="2026-08-12T15:47:00Z" w:initials="eK">
    <w:p w14:paraId="6F240984" w14:textId="77777777" w:rsidR="00836BCC" w:rsidRPr="00836BCC" w:rsidRDefault="00836BCC" w:rsidP="00836BCC">
      <w:pPr>
        <w:pStyle w:val="CommentText"/>
      </w:pPr>
      <w:r>
        <w:rPr>
          <w:rStyle w:val="CommentReference"/>
        </w:rPr>
        <w:annotationRef/>
      </w:r>
      <w:r w:rsidRPr="00836BCC">
        <w:t>Please replace with neutral wording — "a demand model in which sensor-derived measurements form the response variable rather than a supporting data source". The current phrasing is informal for a conclusion.</w:t>
      </w:r>
    </w:p>
    <w:p w14:paraId="020E85B1" w14:textId="548E024A" w:rsidR="00836BCC" w:rsidRDefault="00836BCC">
      <w:pPr>
        <w:pStyle w:val="CommentText"/>
      </w:pPr>
    </w:p>
  </w:comment>
  <w:comment w:id="232" w:author="esi esi Keyvanloo" w:date="2026-08-12T15:48:00Z" w:initials="eK">
    <w:p w14:paraId="0D98764C" w14:textId="77777777" w:rsidR="00836BCC" w:rsidRPr="00836BCC" w:rsidRDefault="00836BCC" w:rsidP="00836BCC">
      <w:pPr>
        <w:pStyle w:val="CommentText"/>
      </w:pPr>
      <w:r>
        <w:rPr>
          <w:rStyle w:val="CommentReference"/>
        </w:rPr>
        <w:annotationRef/>
      </w:r>
      <w:r w:rsidRPr="00836BCC">
        <w:t>This depends on an outcome the audit did not establish. If the sensor extract is truncated, a complete re-export is required — a data request rather than new collection, but outstanding nonetheless. Two further requests were identified: a documented maximum acceptable walking distance from the municipality, without which covering formulations cannot be evaluated, and confirmation of the collection circuit endpoint. Please state these as outstanding data requests rather than implying none remain.</w:t>
      </w:r>
    </w:p>
    <w:p w14:paraId="643F08E8" w14:textId="2CFF0486" w:rsidR="00836BCC" w:rsidRDefault="00836BCC">
      <w:pPr>
        <w:pStyle w:val="CommentText"/>
      </w:pPr>
    </w:p>
  </w:comment>
  <w:comment w:id="233" w:author="esi esi Keyvanloo" w:date="2026-08-12T15:48:00Z" w:initials="eK">
    <w:p w14:paraId="66334D53" w14:textId="77777777" w:rsidR="00836BCC" w:rsidRPr="00836BCC" w:rsidRDefault="00836BCC" w:rsidP="00836BCC">
      <w:pPr>
        <w:pStyle w:val="CommentText"/>
      </w:pPr>
      <w:r>
        <w:rPr>
          <w:rStyle w:val="CommentReference"/>
        </w:rPr>
        <w:annotationRef/>
      </w:r>
      <w:r w:rsidRPr="00836BCC">
        <w:t>Please broaden this. The technical enquiry to the supplier should cover the measurement ceiling, the blind zone of the ultrasonic unit, the calibration procedure, and the meaning of the error codes recorded as −100 — four related questions rather than one. The last determines how much of the 2020 series is recoverable, and therefore the effective length of the analysis period.</w:t>
      </w:r>
    </w:p>
    <w:p w14:paraId="69C91765" w14:textId="592A61EF" w:rsidR="00836BCC" w:rsidRDefault="00836BCC">
      <w:pPr>
        <w:pStyle w:val="CommentText"/>
      </w:pPr>
    </w:p>
  </w:comment>
  <w:comment w:id="235" w:author="esi esi Keyvanloo" w:date="2026-08-12T15:53:00Z" w:initials="eK">
    <w:p w14:paraId="26DF8C83" w14:textId="76CCA2F7" w:rsidR="00B85C75" w:rsidRPr="00B85C75" w:rsidRDefault="00B85C75" w:rsidP="00B85C75">
      <w:pPr>
        <w:pStyle w:val="CommentText"/>
      </w:pPr>
      <w:r>
        <w:rPr>
          <w:rStyle w:val="CommentReference"/>
        </w:rPr>
        <w:annotationRef/>
      </w:r>
      <w:r w:rsidRPr="00B85C75">
        <w:t>Consider adding a dependency column. Several recommendations cannot begin before others are complete — 8 depends on 2, 6 and 7 depend on 1 and 5 — while others are independent and can proceed in parallel. As presented, the table ranks importance but not sequence, and the two differ.</w:t>
      </w:r>
    </w:p>
    <w:p w14:paraId="60B06C2D" w14:textId="691E4166" w:rsidR="00B85C75" w:rsidRDefault="00B85C75">
      <w:pPr>
        <w:pStyle w:val="CommentText"/>
      </w:pPr>
    </w:p>
  </w:comment>
  <w:comment w:id="236" w:author="esi esi Keyvanloo" w:date="2026-08-12T15:49:00Z" w:initials="eK">
    <w:p w14:paraId="21D2D65D" w14:textId="77777777" w:rsidR="00B85C75" w:rsidRPr="00B85C75" w:rsidRDefault="00B85C75" w:rsidP="00B85C75">
      <w:pPr>
        <w:pStyle w:val="CommentText"/>
      </w:pPr>
      <w:r>
        <w:rPr>
          <w:rStyle w:val="CommentReference"/>
        </w:rPr>
        <w:annotationRef/>
      </w:r>
      <w:r w:rsidRPr="00B85C75">
        <w:t>Two corrections are missing from the table and both should rank above most of the current entries. First, the definition of the temporal denominator: it is a one-line correction, it is what explains the implausible demand magnitude of 341 kg per container-day, and until it is applied the capacity constraints in the optimisation are either infeasible or inactive. It is independent of recommendation 1 and does not require the sensor rebuild to be completed. Second, verification of the completeness of the sensor extract: the file sits exactly at Excel's row limit, and if it is truncated then recommendations 1, 2 and 3 would all be executed on a sample of unknown representativeness.</w:t>
      </w:r>
    </w:p>
    <w:p w14:paraId="3F1E8870" w14:textId="30767259" w:rsidR="00B85C75" w:rsidRDefault="00B85C75">
      <w:pPr>
        <w:pStyle w:val="CommentText"/>
      </w:pPr>
    </w:p>
  </w:comment>
  <w:comment w:id="237" w:author="esi esi Keyvanloo" w:date="2026-08-12T15:50:00Z" w:initials="eK">
    <w:p w14:paraId="78B624BC" w14:textId="77777777" w:rsidR="00B85C75" w:rsidRPr="00B85C75" w:rsidRDefault="00B85C75" w:rsidP="00B85C75">
      <w:pPr>
        <w:pStyle w:val="CommentText"/>
      </w:pPr>
      <w:r>
        <w:rPr>
          <w:rStyle w:val="CommentReference"/>
        </w:rPr>
        <w:annotationRef/>
      </w:r>
      <w:r w:rsidRPr="00B85C75">
        <w:t>Please split this into its component steps, since they have different dependencies and different failure modes: sensor quality control and treatment of the −100 error codes; reconstruction of demand from fill change; bulk-density conversion by waste stream; mass-balance calibration against trip weighings; and independent validation on data not used in calibration. Presented as one action, the recommendation cannot be tracked or partially completed.</w:t>
      </w:r>
    </w:p>
    <w:p w14:paraId="398E7926" w14:textId="7EAC3D33" w:rsidR="00B85C75" w:rsidRDefault="00B85C75">
      <w:pPr>
        <w:pStyle w:val="CommentText"/>
      </w:pPr>
    </w:p>
  </w:comment>
  <w:comment w:id="238" w:author="esi esi Keyvanloo" w:date="2026-08-12T15:50:00Z" w:initials="eK">
    <w:p w14:paraId="1157BC56" w14:textId="77777777" w:rsidR="00B85C75" w:rsidRPr="00B85C75" w:rsidRDefault="00B85C75" w:rsidP="00B85C75">
      <w:pPr>
        <w:pStyle w:val="CommentText"/>
      </w:pPr>
      <w:r>
        <w:rPr>
          <w:rStyle w:val="CommentReference"/>
        </w:rPr>
        <w:annotationRef/>
      </w:r>
      <w:r w:rsidRPr="00B85C75">
        <w:t>The weighing location should be confirmed before this is fixed in the recommendation. Valorsul's facilities list records a transfer station and ecocentro within Rio Maior itself, about 2 km from the centre, so vehicles may discharge and be weighed there rather than at CTRO in Cadaval. Please keep this consistent with whatever the verification of the circuit endpoint concludes.</w:t>
      </w:r>
    </w:p>
    <w:p w14:paraId="5A8774F4" w14:textId="6DE0FB4B" w:rsidR="00B85C75" w:rsidRDefault="00B85C75">
      <w:pPr>
        <w:pStyle w:val="CommentText"/>
      </w:pPr>
    </w:p>
  </w:comment>
  <w:comment w:id="239" w:author="esi esi Keyvanloo" w:date="2026-08-12T15:51:00Z" w:initials="eK">
    <w:p w14:paraId="1D701E2C" w14:textId="77777777" w:rsidR="00B85C75" w:rsidRPr="00B85C75" w:rsidRDefault="00B85C75" w:rsidP="00B85C75">
      <w:pPr>
        <w:pStyle w:val="CommentText"/>
      </w:pPr>
      <w:r>
        <w:rPr>
          <w:rStyle w:val="CommentReference"/>
        </w:rPr>
        <w:annotationRef/>
      </w:r>
      <w:r w:rsidRPr="00B85C75">
        <w:t>Please state the expected outcome and the fallback. If normalisation of identifier type, leading zeros and whitespace raises the match count materially above 193, the problem was formatting; if it does not, the analysis proceeds on 193 of 464 containers and that share should be reported as a coverage limitation. Please also note that 151 sensor containers have no GIS match and therefore carry demand information that cannot currently be located — recovering them would extend coverage as much as the reconciliation itself.</w:t>
      </w:r>
    </w:p>
    <w:p w14:paraId="784A9C91" w14:textId="7142423E" w:rsidR="00B85C75" w:rsidRDefault="00B85C75">
      <w:pPr>
        <w:pStyle w:val="CommentText"/>
      </w:pPr>
    </w:p>
  </w:comment>
  <w:comment w:id="240" w:author="esi esi Keyvanloo" w:date="2026-08-12T15:51:00Z" w:initials="eK">
    <w:p w14:paraId="043D09B4" w14:textId="77777777" w:rsidR="00B85C75" w:rsidRPr="00B85C75" w:rsidRDefault="00B85C75" w:rsidP="00B85C75">
      <w:pPr>
        <w:pStyle w:val="CommentText"/>
      </w:pPr>
      <w:r>
        <w:rPr>
          <w:rStyle w:val="CommentReference"/>
        </w:rPr>
        <w:annotationRef/>
      </w:r>
      <w:r w:rsidRPr="00B85C75">
        <w:t>Rescaling by each container's own maximum assumes every container reaches its physical full at some point, which is not established and would confound instrument saturation with genuine variation in peak fill. Please state the fallback as a sensitivity analysis across alternative full-scale assumptions rather than a single rescaling. Please also broaden the enquiry to the provider: the ceiling, the blind zone of the ultrasonic unit, the calibration procedure, and the meaning of the −100 error codes are four related questions, and the last determines how much of the 2020 series is recoverable.</w:t>
      </w:r>
    </w:p>
    <w:p w14:paraId="59156486" w14:textId="34A9E0B5" w:rsidR="00B85C75" w:rsidRDefault="00B85C75">
      <w:pPr>
        <w:pStyle w:val="CommentText"/>
      </w:pPr>
    </w:p>
  </w:comment>
  <w:comment w:id="241" w:author="esi esi Keyvanloo" w:date="2026-08-12T15:52:00Z" w:initials="eK">
    <w:p w14:paraId="4E259C36" w14:textId="77777777" w:rsidR="00B85C75" w:rsidRPr="00B85C75" w:rsidRDefault="00B85C75" w:rsidP="00B85C75">
      <w:pPr>
        <w:pStyle w:val="CommentText"/>
      </w:pPr>
      <w:r>
        <w:rPr>
          <w:rStyle w:val="CommentReference"/>
        </w:rPr>
        <w:annotationRef/>
      </w:r>
      <w:r w:rsidRPr="00B85C75">
        <w:t>Three sub-decisions are folded into this line and each needs a stated answer: whether the candidate set is the 464 existing locations only or includes new points along the road network, since this determines whether the model can propose relocation at all; what operational feasibility filter is applied to candidate sites; and how demand and capacity units are reconciled, since the current formulation compares kilograms with litres. The closest assignment constraint should also be added here, as capacity constraints otherwise break the nearest-facility property.</w:t>
      </w:r>
    </w:p>
    <w:p w14:paraId="19DE380D" w14:textId="13E698AA" w:rsidR="00B85C75" w:rsidRDefault="00B85C75">
      <w:pPr>
        <w:pStyle w:val="CommentText"/>
      </w:pPr>
    </w:p>
  </w:comment>
  <w:comment w:id="242" w:author="esi esi Keyvanloo" w:date="2026-08-12T15:51:00Z" w:initials="eK">
    <w:p w14:paraId="2161380A" w14:textId="77777777" w:rsidR="00B85C75" w:rsidRPr="00B85C75" w:rsidRDefault="00B85C75" w:rsidP="00B85C75">
      <w:pPr>
        <w:pStyle w:val="CommentText"/>
      </w:pPr>
      <w:r>
        <w:rPr>
          <w:rStyle w:val="CommentReference"/>
        </w:rPr>
        <w:annotationRef/>
      </w:r>
      <w:r w:rsidRPr="00B85C75">
        <w:t>This is ranked High but is arguably the single most consequential item in the table, and it is the cheapest: it requires no optimisation, only evaluation of the objective function with existing containers as open sites. It is the direct answer to the question the location chapter is set to answer — whether the existing distribution is the best possible — and without it no improvement claim has a reference point. Please raise it to Critical, and add the associated output: the ranked contribution of individual containers to the current objective, which is the actionable result for the municipality.</w:t>
      </w:r>
    </w:p>
    <w:p w14:paraId="0A7380F0" w14:textId="29AFA423" w:rsidR="00B85C75" w:rsidRDefault="00B85C75">
      <w:pPr>
        <w:pStyle w:val="CommentText"/>
      </w:pPr>
    </w:p>
  </w:comment>
  <w:comment w:id="243" w:author="esi esi Keyvanloo" w:date="2026-08-12T15:52:00Z" w:initials="eK">
    <w:p w14:paraId="1FE7973D" w14:textId="77777777" w:rsidR="00B85C75" w:rsidRPr="00B85C75" w:rsidRDefault="00B85C75" w:rsidP="00B85C75">
      <w:pPr>
        <w:pStyle w:val="CommentText"/>
      </w:pPr>
      <w:r>
        <w:rPr>
          <w:rStyle w:val="CommentReference"/>
        </w:rPr>
        <w:annotationRef/>
      </w:r>
      <w:r w:rsidRPr="00B85C75">
        <w:t>Please note the dependency on recommendation 2. If the regression remains at container level, the scenarios will reflect estimation uncertainty about a single mean rather than demand variability, and VSS will be near zero for reasons of specification rather than as a property of the system. This recommendation is therefore conditional on the container-day rebuild, and the ordering should show that.</w:t>
      </w:r>
    </w:p>
    <w:p w14:paraId="18C1F58A" w14:textId="12A1B87C" w:rsidR="00B85C75" w:rsidRDefault="00B85C75">
      <w:pPr>
        <w:pStyle w:val="CommentText"/>
      </w:pPr>
    </w:p>
  </w:comment>
  <w:comment w:id="245" w:author="esi esi Keyvanloo" w:date="2026-08-12T15:54:00Z" w:initials="eK">
    <w:p w14:paraId="7ECCEED8" w14:textId="77777777" w:rsidR="008C713F" w:rsidRPr="008C713F" w:rsidRDefault="008C713F" w:rsidP="008C713F">
      <w:pPr>
        <w:pStyle w:val="CommentText"/>
      </w:pPr>
      <w:r>
        <w:rPr>
          <w:rStyle w:val="CommentReference"/>
        </w:rPr>
        <w:annotationRef/>
      </w:r>
      <w:r w:rsidRPr="008C713F">
        <w:t>Several sources cited in the body do not appear here. The report refers to a comparable operator's fill-level statistic drawn from the WSmartRoute+ project proposal, to a 2014 finding on collection periodicity, to the EVOX 360Waste sensor system identified in the field inspection, and to bulk-density values for recyclable fractions. Each of these carries a factual claim and needs a traceable source. Please also add the reference list entry for the closest published work — bin location under uncertain generation rates using bi-objective robust optimisation — which is discussed nowhere in the report despite being the nearest comparator to this thesis.</w:t>
      </w:r>
    </w:p>
    <w:p w14:paraId="3C8E6FBE" w14:textId="16F3D7D2" w:rsidR="008C713F" w:rsidRDefault="008C713F">
      <w:pPr>
        <w:pStyle w:val="CommentText"/>
      </w:pPr>
    </w:p>
  </w:comment>
  <w:comment w:id="246" w:author="esi esi Keyvanloo" w:date="2026-08-12T15:55:00Z" w:initials="eK">
    <w:p w14:paraId="67A31C02" w14:textId="77777777" w:rsidR="008C713F" w:rsidRPr="008C713F" w:rsidRDefault="008C713F" w:rsidP="008C713F">
      <w:pPr>
        <w:pStyle w:val="CommentText"/>
      </w:pPr>
      <w:r>
        <w:rPr>
          <w:rStyle w:val="CommentReference"/>
        </w:rPr>
        <w:annotationRef/>
      </w:r>
      <w:r w:rsidRPr="008C713F">
        <w:t>This entry bundles at least four distinct sources into one line and is not traceable. Please list them separately with dates: the thesis project document, the WSmartRoute+ project proposal, the defence presentation, and the field survey of 1 October 2025. The field survey in particular is cited for specific findings — the sensor deployment rule, the system identification, the container cluster arrangement — and should be citable independently.</w:t>
      </w:r>
    </w:p>
    <w:p w14:paraId="1ECE3A8A" w14:textId="7776787A" w:rsidR="008C713F" w:rsidRDefault="008C713F">
      <w:pPr>
        <w:pStyle w:val="CommentText"/>
      </w:pPr>
    </w:p>
  </w:comment>
  <w:comment w:id="247" w:author="esi esi Keyvanloo" w:date="2026-08-12T15:56:00Z" w:initials="eK">
    <w:p w14:paraId="1F3EBD85" w14:textId="77777777" w:rsidR="008C713F" w:rsidRPr="008C713F" w:rsidRDefault="008C713F" w:rsidP="008C713F">
      <w:pPr>
        <w:pStyle w:val="CommentText"/>
      </w:pPr>
      <w:r>
        <w:rPr>
          <w:rStyle w:val="CommentReference"/>
        </w:rPr>
        <w:annotationRef/>
      </w:r>
      <w:r w:rsidRPr="008C713F">
        <w:t>The list mixes citation styles: some entries carry issue numbers and page ranges, others do not; web sources use a bracketed access date while institutional sources omit it; and the entries are ordered neither alphabetically nor by order of appearance. Please apply one style consistently — the one required by the University of Coimbra thesis format.</w:t>
      </w:r>
    </w:p>
    <w:p w14:paraId="0061991A" w14:textId="44F96577" w:rsidR="008C713F" w:rsidRDefault="008C713F">
      <w:pPr>
        <w:pStyle w:val="CommentText"/>
      </w:pPr>
    </w:p>
  </w:comment>
  <w:comment w:id="248" w:author="esi esi Keyvanloo" w:date="2026-08-12T15:56:00Z" w:initials="eK">
    <w:p w14:paraId="207D905E" w14:textId="77777777" w:rsidR="008C713F" w:rsidRPr="008C713F" w:rsidRDefault="008C713F" w:rsidP="008C713F">
      <w:pPr>
        <w:pStyle w:val="CommentText"/>
      </w:pPr>
      <w:r>
        <w:rPr>
          <w:rStyle w:val="CommentReference"/>
        </w:rPr>
        <w:annotationRef/>
      </w:r>
      <w:r w:rsidRPr="008C713F">
        <w:t>This is the source for the collection periodicities quoted in Section 1.1 and for the "2014 operational literature" referred to in Section 4.2. Please cite it at those points in the text rather than only in the reference list, and state which specific findings are drawn from it, since the report treats it as establishing both the periodicity figures and a flagged limitation on fill-level uncertainty.</w:t>
      </w:r>
    </w:p>
    <w:p w14:paraId="6132A692" w14:textId="0C181DE6" w:rsidR="008C713F" w:rsidRDefault="008C713F">
      <w:pPr>
        <w:pStyle w:val="CommentText"/>
      </w:pPr>
    </w:p>
  </w:comment>
  <w:comment w:id="249" w:author="esi esi Keyvanloo" w:date="2026-08-12T15:55:00Z" w:initials="eK">
    <w:p w14:paraId="4D293BEA" w14:textId="77777777" w:rsidR="008C713F" w:rsidRPr="008C713F" w:rsidRDefault="008C713F" w:rsidP="008C713F">
      <w:pPr>
        <w:pStyle w:val="CommentText"/>
      </w:pPr>
      <w:r>
        <w:rPr>
          <w:rStyle w:val="CommentReference"/>
        </w:rPr>
        <w:annotationRef/>
      </w:r>
      <w:r w:rsidRPr="008C713F">
        <w:t>The same facilities page also lists the Estação de Transferência e Ecocentro within Rio Maior, which is central to the unresolved question about the circuit endpoint. Please cite the specific record rather than the page generally, and give the full URL. Web sources should also carry a retrieval date in a consistent format — the two Valorsul entries use "accessed" while other entries omit it entirely.</w:t>
      </w:r>
    </w:p>
    <w:p w14:paraId="6DEF62DA" w14:textId="41EC562D" w:rsidR="008C713F" w:rsidRDefault="008C713F">
      <w:pPr>
        <w:pStyle w:val="CommentText"/>
      </w:pPr>
    </w:p>
  </w:comment>
  <w:comment w:id="250" w:author="esi esi Keyvanloo" w:date="2026-08-12T15:56:00Z" w:initials="eK">
    <w:p w14:paraId="4BE08586" w14:textId="77777777" w:rsidR="008C713F" w:rsidRPr="008C713F" w:rsidRDefault="008C713F" w:rsidP="008C713F">
      <w:pPr>
        <w:pStyle w:val="CommentText"/>
      </w:pPr>
      <w:r>
        <w:rPr>
          <w:rStyle w:val="CommentReference"/>
        </w:rPr>
        <w:annotationRef/>
      </w:r>
      <w:r w:rsidRPr="008C713F">
        <w:t>Please add the access date and, if possible, the specific product version, since the discrepancy between the layer total of 37,548 and the municipal census figure of 21,004 turns on which geography the file covers. A precise citation would help establish whether the layer as distributed extends beyond the municipal boundary.</w:t>
      </w:r>
    </w:p>
    <w:p w14:paraId="6D604A06" w14:textId="7F6F5636" w:rsidR="008C713F" w:rsidRDefault="008C713F">
      <w:pPr>
        <w:pStyle w:val="CommentText"/>
      </w:pPr>
    </w:p>
  </w:comment>
  <w:comment w:id="252" w:author="esi esi Keyvanloo" w:date="2026-08-12T15:58:00Z" w:initials="eK">
    <w:p w14:paraId="18F35BED" w14:textId="77777777" w:rsidR="00BC0E41" w:rsidRPr="00BC0E41" w:rsidRDefault="00BC0E41" w:rsidP="00BC0E41">
      <w:pPr>
        <w:pStyle w:val="CommentText"/>
      </w:pPr>
      <w:r>
        <w:rPr>
          <w:rStyle w:val="CommentReference"/>
        </w:rPr>
        <w:annotationRef/>
      </w:r>
      <w:r w:rsidRPr="00BC0E41">
        <w:t>Please state prominently that these parameters are thirteen years old and describe them as historical context rather than current operational data. The report elsewhere notes that the 2026 Valorsul site reports 21 collection vehicles against the 14 listed here, which confirms the fleet has changed. Any use of these figures in a routing model would need current confirmation from the operator, and the appendix should say so rather than leaving the reader to infer it.</w:t>
      </w:r>
    </w:p>
    <w:p w14:paraId="01150A62" w14:textId="4B1A4BE5" w:rsidR="00BC0E41" w:rsidRDefault="00BC0E41">
      <w:pPr>
        <w:pStyle w:val="CommentText"/>
      </w:pPr>
    </w:p>
  </w:comment>
  <w:comment w:id="253" w:author="esi esi Keyvanloo" w:date="2026-08-12T15:58:00Z" w:initials="eK">
    <w:p w14:paraId="5AC65B4F" w14:textId="77777777" w:rsidR="00BC0E41" w:rsidRPr="00BC0E41" w:rsidRDefault="00BC0E41" w:rsidP="00BC0E41">
      <w:pPr>
        <w:pStyle w:val="CommentText"/>
      </w:pPr>
      <w:r>
        <w:rPr>
          <w:rStyle w:val="CommentReference"/>
        </w:rPr>
        <w:annotationRef/>
      </w:r>
      <w:r w:rsidRPr="00BC0E41">
        <w:t>Two of these figures are implausible and should be checked against the source. A 20 m³ compactor truck with a 5,580 kg payload and a 15 m³ compactor with 4,465 kg would be filled by volume long before reaching those masses — a compacted 20 m³ load of mixed packaging weighs considerably more than 5.6 tonnes. By contrast the two glass and 2005 Volvo entries (15,000 and 13,945 kg) are consistent with vehicles of that class. It is possible the smaller figures are unladen tare or axle allowances rather than payloads. Please verify against Lopes (2014) and label the quantity precisely, since payload is the binding constraint if the routing extension is activated.</w:t>
      </w:r>
    </w:p>
    <w:p w14:paraId="08A80818" w14:textId="06A9CF80" w:rsidR="00BC0E41" w:rsidRDefault="00BC0E41">
      <w:pPr>
        <w:pStyle w:val="CommentText"/>
      </w:pPr>
    </w:p>
  </w:comment>
  <w:comment w:id="254" w:author="esi esi Keyvanloo" w:date="2026-08-12T15:59:00Z" w:initials="eK">
    <w:p w14:paraId="60A9BBB8" w14:textId="77777777" w:rsidR="00BC0E41" w:rsidRPr="00BC0E41" w:rsidRDefault="00BC0E41" w:rsidP="00BC0E41">
      <w:pPr>
        <w:pStyle w:val="CommentText"/>
      </w:pPr>
      <w:r>
        <w:rPr>
          <w:rStyle w:val="CommentReference"/>
        </w:rPr>
        <w:annotationRef/>
      </w:r>
      <w:r w:rsidRPr="00BC0E41">
        <w:t>The 2013 source states this, but Valorsul's current facilities list records an Estação de Transferência e Ecocentro within Rio Maior itself (39.31963, −8.92405), roughly 2 km from the city centre and 23 km closer than Cadaval. Collection vehicles plausibly discharge there with bulk transfer onward, in which case the 2013 arrangement no longer describes current operations. Please verify with the operator and state which endpoint applies, since the two differ by an order of magnitude in haul distance per trip and the difference propagates into any cost or routing analysis.</w:t>
      </w:r>
    </w:p>
    <w:p w14:paraId="13F44C18" w14:textId="6A937E72" w:rsidR="00BC0E41" w:rsidRDefault="00BC0E41">
      <w:pPr>
        <w:pStyle w:val="CommentText"/>
      </w:pPr>
    </w:p>
  </w:comment>
  <w:comment w:id="255" w:author="esi esi Keyvanloo" w:date="2026-08-12T16:00:00Z" w:initials="eK">
    <w:p w14:paraId="6EE4B602" w14:textId="77777777" w:rsidR="00BC0E41" w:rsidRPr="00BC0E41" w:rsidRDefault="00BC0E41" w:rsidP="00BC0E41">
      <w:pPr>
        <w:pStyle w:val="CommentText"/>
      </w:pPr>
      <w:r>
        <w:rPr>
          <w:rStyle w:val="CommentReference"/>
        </w:rPr>
        <w:annotationRef/>
      </w:r>
      <w:r w:rsidRPr="00BC0E41">
        <w:t>This is a testable claim about circuit structure. If circuits are stream-specific, then every trip should service a single waste stream, which can be checked directly from the collection records. The answer matters beyond the appendix: if trips are in fact mixed, then allocating a trip's weight equally across its containers distributes mass between streams whose bulk densities differ by roughly an order of magnitude, which would make the allocation assumption weaker still.</w:t>
      </w:r>
    </w:p>
    <w:p w14:paraId="3E8D862F" w14:textId="57275174" w:rsidR="00BC0E41" w:rsidRDefault="00BC0E41">
      <w:pPr>
        <w:pStyle w:val="CommentText"/>
      </w:pPr>
    </w:p>
  </w:comment>
  <w:comment w:id="256" w:author="esi esi Keyvanloo" w:date="2026-08-12T15:59:00Z" w:initials="eK">
    <w:p w14:paraId="2FDF027F" w14:textId="77777777" w:rsidR="00BC0E41" w:rsidRPr="00BC0E41" w:rsidRDefault="00BC0E41" w:rsidP="00BC0E41">
      <w:pPr>
        <w:pStyle w:val="CommentText"/>
      </w:pPr>
      <w:r>
        <w:rPr>
          <w:rStyle w:val="CommentReference"/>
        </w:rPr>
        <w:annotationRef/>
      </w:r>
      <w:r w:rsidRPr="00BC0E41">
        <w:t>These are 2013 values, and the equivalent figures can now be computed directly from the 2020–2024 collection records as the distribution of intervals between consecutive services per container, by waste stream. Please report the observed intervals alongside the historical ones, both because the comparison is itself a finding — whether periodicity has changed — and because the observed interval is the quantity the capacity constraint requires. The current formulation compares a daily demand with a container volume, and the inter-collection interval is the missing term.</w:t>
      </w:r>
    </w:p>
    <w:p w14:paraId="3E65500D" w14:textId="196F9FF3" w:rsidR="00BC0E41" w:rsidRDefault="00BC0E41">
      <w:pPr>
        <w:pStyle w:val="CommentText"/>
      </w:pPr>
    </w:p>
  </w:comment>
  <w:comment w:id="257" w:author="esi esi Keyvanloo" w:date="2026-08-12T16:01:00Z" w:initials="eK">
    <w:p w14:paraId="5437DEC2" w14:textId="77777777" w:rsidR="00BC0E41" w:rsidRPr="00BC0E41" w:rsidRDefault="00BC0E41" w:rsidP="00BC0E41">
      <w:pPr>
        <w:pStyle w:val="CommentText"/>
      </w:pPr>
      <w:r>
        <w:rPr>
          <w:rStyle w:val="CommentReference"/>
        </w:rPr>
        <w:annotationRef/>
      </w:r>
      <w:r w:rsidRPr="00BC0E41">
        <w:t>This is a useful clarification and has a consequence worth stating here: the driver scale is ordinal with five levels, so comparison with the continuous sensor series requires either binning the sensor values to these categories or ordinal modelling, and correlation-based agreement measures are not appropriate. The category labels also carry information the numeric encoding loses — "cheio" is a judgement that the container is full, which is not the same as 100% of nominal volume, and this bears on the interpretation of the sensor ceiling.</w:t>
      </w:r>
    </w:p>
    <w:p w14:paraId="09BDFCC4" w14:textId="7E6994DC" w:rsidR="00BC0E41" w:rsidRDefault="00BC0E41">
      <w:pPr>
        <w:pStyle w:val="CommentText"/>
      </w:pPr>
    </w:p>
  </w:comment>
  <w:comment w:id="258" w:author="esi esi Keyvanloo" w:date="2026-08-12T16:00:00Z" w:initials="eK">
    <w:p w14:paraId="7D017819" w14:textId="77777777" w:rsidR="00BC0E41" w:rsidRPr="00BC0E41" w:rsidRDefault="00BC0E41" w:rsidP="00BC0E41">
      <w:pPr>
        <w:pStyle w:val="CommentText"/>
      </w:pPr>
      <w:r>
        <w:rPr>
          <w:rStyle w:val="CommentReference"/>
        </w:rPr>
        <w:annotationRef/>
      </w:r>
      <w:r w:rsidRPr="00BC0E41">
        <w:t>Please state the geographic scope of these figures. Valorsul's own site describes its area as 19 municipalities and about 1.6 million inhabitants, so 21 vehicles and 24,000 containers are almost certainly network-wide rather than Rio Maior. Presented immediately after a Rio Maior fleet table, the numbers invite the wrong comparison. Please also add the source URL and access date.</w:t>
      </w:r>
    </w:p>
    <w:p w14:paraId="38A3F4A0" w14:textId="3C694E85" w:rsidR="00BC0E41" w:rsidRDefault="00BC0E41">
      <w:pPr>
        <w:pStyle w:val="CommentText"/>
      </w:pPr>
    </w:p>
  </w:comment>
  <w:comment w:id="260" w:author="esi esi Keyvanloo" w:date="2026-08-12T16:17:00Z" w:initials="eK">
    <w:p w14:paraId="302E44D4" w14:textId="77777777" w:rsidR="007B1CE6" w:rsidRPr="007B1CE6" w:rsidRDefault="007B1CE6" w:rsidP="007B1CE6">
      <w:pPr>
        <w:pStyle w:val="CommentText"/>
      </w:pPr>
      <w:r>
        <w:rPr>
          <w:rStyle w:val="CommentReference"/>
        </w:rPr>
        <w:annotationRef/>
      </w:r>
      <w:r w:rsidRPr="007B1CE6">
        <w:t>Two additions to the municipal channel would be useful and are not listed. A documented maximum acceptable walking distance to an ecoponto — if the municipality has one — is needed before any covering formulation can be evaluated, and is currently the reason such a benchmark cannot be included. And the municipal Resíduos page publishes monthly waste production figures by collection type, which would give an independent check on the total tonnage and therefore on the demand magnitude.</w:t>
      </w:r>
    </w:p>
    <w:p w14:paraId="37263D8A" w14:textId="7A134716" w:rsidR="007B1CE6" w:rsidRDefault="007B1CE6">
      <w:pPr>
        <w:pStyle w:val="CommentText"/>
      </w:pPr>
    </w:p>
  </w:comment>
  <w:comment w:id="262" w:author="esi esi Keyvanloo" w:date="2026-08-12T16:12:00Z" w:initials="eK">
    <w:p w14:paraId="2B449398" w14:textId="77777777" w:rsidR="007B1CE6" w:rsidRPr="007B1CE6" w:rsidRDefault="007B1CE6" w:rsidP="007B1CE6">
      <w:pPr>
        <w:pStyle w:val="CommentText"/>
      </w:pPr>
      <w:r>
        <w:rPr>
          <w:rStyle w:val="CommentReference"/>
        </w:rPr>
        <w:annotationRef/>
      </w:r>
      <w:r w:rsidRPr="007B1CE6">
        <w:t>Section numbering is inconsistent: the appendix is labelled B in the heading but its subsection is numbered C.1, and the table is numbered 6 although the report's earlier tables run 1 to 4. Please renumber consistently.</w:t>
      </w:r>
    </w:p>
    <w:p w14:paraId="1422B067" w14:textId="00DF0225" w:rsidR="007B1CE6" w:rsidRDefault="007B1CE6">
      <w:pPr>
        <w:pStyle w:val="CommentText"/>
      </w:pPr>
    </w:p>
  </w:comment>
  <w:comment w:id="263" w:author="esi esi Keyvanloo" w:date="2026-08-12T16:16:00Z" w:initials="eK">
    <w:p w14:paraId="76124DB8" w14:textId="77777777" w:rsidR="007B1CE6" w:rsidRPr="007B1CE6" w:rsidRDefault="007B1CE6" w:rsidP="007B1CE6">
      <w:pPr>
        <w:pStyle w:val="CommentText"/>
      </w:pPr>
      <w:r>
        <w:rPr>
          <w:rStyle w:val="CommentReference"/>
        </w:rPr>
        <w:annotationRef/>
      </w:r>
      <w:r w:rsidRPr="007B1CE6">
        <w:t>One item is missing from the list and belongs at Priority A: the e-GAR records for Rio Maior. Electronic waste tracking guides have been mandatory in Portugal since January 2018, are recorded per consignment with LER code, mass, origin and destination, and are held on the SILIAMB platform. They would provide an independent, legally maintained mass reference for the mass-balance calibration — one that does not depend on the trip-level weight field whose aggregation is itself in question.</w:t>
      </w:r>
    </w:p>
    <w:p w14:paraId="4D0A8FD8" w14:textId="373C751E" w:rsidR="007B1CE6" w:rsidRDefault="007B1CE6">
      <w:pPr>
        <w:pStyle w:val="CommentText"/>
      </w:pPr>
    </w:p>
  </w:comment>
  <w:comment w:id="264" w:author="esi esi Keyvanloo" w:date="2026-08-12T16:14:00Z" w:initials="eK">
    <w:p w14:paraId="7F62484D" w14:textId="77777777" w:rsidR="007B1CE6" w:rsidRPr="007B1CE6" w:rsidRDefault="007B1CE6" w:rsidP="007B1CE6">
      <w:pPr>
        <w:pStyle w:val="CommentText"/>
      </w:pPr>
      <w:r>
        <w:rPr>
          <w:rStyle w:val="CommentReference"/>
        </w:rPr>
        <w:annotationRef/>
      </w:r>
      <w:r w:rsidRPr="007B1CE6">
        <w:t>Please add one item to the specification: the sort order of the source table, or a request that the export be ordered by container and timestamp. If the original file was sorted before hitting the row limit, knowing the order determines whether the missing records are systematically biased — a question the report currently leaves open and cannot answer from the truncated file alone.</w:t>
      </w:r>
    </w:p>
    <w:p w14:paraId="41EDEBAF" w14:textId="787CB385" w:rsidR="007B1CE6" w:rsidRDefault="007B1CE6">
      <w:pPr>
        <w:pStyle w:val="CommentText"/>
      </w:pPr>
    </w:p>
  </w:comment>
  <w:comment w:id="265" w:author="esi esi Keyvanloo" w:date="2026-08-12T16:13:00Z" w:initials="eK">
    <w:p w14:paraId="154F7160" w14:textId="77777777" w:rsidR="007B1CE6" w:rsidRPr="007B1CE6" w:rsidRDefault="007B1CE6" w:rsidP="007B1CE6">
      <w:pPr>
        <w:pStyle w:val="CommentText"/>
      </w:pPr>
      <w:r>
        <w:rPr>
          <w:rStyle w:val="CommentReference"/>
        </w:rPr>
        <w:annotationRef/>
      </w:r>
      <w:r w:rsidRPr="007B1CE6">
        <w:t>The figure of approximately 800 sensor containers is not established anywhere in the report. The sensor extract contains 344 containers, the GIS layer 464, and the driver records 816 — the last of which appears to cover the wider operational area rather than Rio Maior alone. Requesting data for a number that may not exist risks an unhelpful reply. Please instead request the complete export for all sensor-equipped containers in Rio Maior and ask the operator to state how many there are, which also settles the denominator question raised in D1.</w:t>
      </w:r>
    </w:p>
    <w:p w14:paraId="75AEF096" w14:textId="23BD2BE5" w:rsidR="007B1CE6" w:rsidRDefault="007B1CE6">
      <w:pPr>
        <w:pStyle w:val="CommentText"/>
      </w:pPr>
    </w:p>
  </w:comment>
  <w:comment w:id="266" w:author="esi esi Keyvanloo" w:date="2026-08-12T16:14:00Z" w:initials="eK">
    <w:p w14:paraId="0D7AA2A5" w14:textId="77777777" w:rsidR="007B1CE6" w:rsidRPr="007B1CE6" w:rsidRDefault="007B1CE6" w:rsidP="007B1CE6">
      <w:pPr>
        <w:pStyle w:val="CommentText"/>
      </w:pPr>
      <w:r>
        <w:rPr>
          <w:rStyle w:val="CommentReference"/>
        </w:rPr>
        <w:annotationRef/>
      </w:r>
      <w:r w:rsidRPr="007B1CE6">
        <w:t>The field inspection already identified the system as EVOX 360Waste with ultrasonic units mounted in the container lid, so the request can be addressed to EVOX directly and phrased more precisely: the blind-zone specification of the ultrasonic sensor, the mapping between raw distance measurement and reported fill percentage, and the meaning of the value −100. Naming the specific questions is more likely to produce a usable answer than a general request for documentation.</w:t>
      </w:r>
    </w:p>
    <w:p w14:paraId="400AD851" w14:textId="34BE446C" w:rsidR="007B1CE6" w:rsidRDefault="007B1CE6">
      <w:pPr>
        <w:pStyle w:val="CommentText"/>
      </w:pPr>
    </w:p>
  </w:comment>
  <w:comment w:id="267" w:author="esi esi Keyvanloo" w:date="2026-08-12T16:14:00Z" w:initials="eK">
    <w:p w14:paraId="2242971E" w14:textId="77777777" w:rsidR="007B1CE6" w:rsidRPr="007B1CE6" w:rsidRDefault="007B1CE6" w:rsidP="007B1CE6">
      <w:pPr>
        <w:pStyle w:val="CommentText"/>
      </w:pPr>
      <w:r>
        <w:rPr>
          <w:rStyle w:val="CommentReference"/>
        </w:rPr>
        <w:annotationRef/>
      </w:r>
      <w:r w:rsidRPr="007B1CE6">
        <w:t>The weighing location should be confirmed before the request is sent. Valorsul's facilities list records a transfer station within Rio Maior itself, so vehicles may be weighed there rather than at CTRO. Please phrase the request so it captures whichever applies — net weight at the point of discharge, with the facility identified — otherwise a literal reading may return nothing. Please also request the number of containers serviced per trip, since the allocation error in the current demand variable depends directly on it and the figure of approximately 80 used in the report is not sourced.</w:t>
      </w:r>
    </w:p>
    <w:p w14:paraId="4C302C70" w14:textId="6FAC25B9" w:rsidR="007B1CE6" w:rsidRDefault="007B1CE6">
      <w:pPr>
        <w:pStyle w:val="CommentText"/>
      </w:pPr>
    </w:p>
  </w:comment>
  <w:comment w:id="268" w:author="esi esi Keyvanloo" w:date="2026-08-12T16:16:00Z" w:initials="eK">
    <w:p w14:paraId="5EBBBBF2" w14:textId="77777777" w:rsidR="007B1CE6" w:rsidRPr="007B1CE6" w:rsidRDefault="007B1CE6" w:rsidP="007B1CE6">
      <w:pPr>
        <w:pStyle w:val="CommentText"/>
      </w:pPr>
      <w:r>
        <w:rPr>
          <w:rStyle w:val="CommentReference"/>
        </w:rPr>
        <w:annotationRef/>
      </w:r>
      <w:r w:rsidRPr="007B1CE6">
        <w:t>A good and well-specified request. Please add the georeferenced coordinates and the ecoponto cluster identifier, so that containers sharing a site can be grouped. The cluster structure matters for two things the report raises: the sensor deployment rule of typically one instrumented unit per three-stream cluster, and the competition between neighbouring containers that the demand model does not currently account for.</w:t>
      </w:r>
    </w:p>
    <w:p w14:paraId="39DC5589" w14:textId="63262AF3" w:rsidR="007B1CE6" w:rsidRDefault="007B1CE6">
      <w:pPr>
        <w:pStyle w:val="CommentText"/>
      </w:pPr>
    </w:p>
  </w:comment>
  <w:comment w:id="269" w:author="esi esi Keyvanloo" w:date="2026-08-12T16:15:00Z" w:initials="eK">
    <w:p w14:paraId="4515093A" w14:textId="77777777" w:rsidR="007B1CE6" w:rsidRPr="007B1CE6" w:rsidRDefault="007B1CE6" w:rsidP="007B1CE6">
      <w:pPr>
        <w:pStyle w:val="CommentText"/>
      </w:pPr>
      <w:r>
        <w:rPr>
          <w:rStyle w:val="CommentReference"/>
        </w:rPr>
        <w:annotationRef/>
      </w:r>
      <w:r w:rsidRPr="007B1CE6">
        <w:t>This should be Priority A, not C. The report establishes that the overflow indicator derived from sensor data can never trigger, since readings saturate at 82–84 while the indicator threshold is 100. Complaint records are therefore the only independent observation of overflow available, and without them the stochastic model's overflow predictions cannot be validated against anything. Please also note that EGF's Linha da Reciclagem has operated as a national service line for some years, so records may extend back through the study period even though the mobile app launched only in June 2025.</w:t>
      </w:r>
    </w:p>
    <w:p w14:paraId="0159EDA9" w14:textId="530FCFAF" w:rsidR="007B1CE6" w:rsidRDefault="007B1CE6">
      <w:pPr>
        <w:pStyle w:val="CommentText"/>
      </w:pPr>
    </w:p>
  </w:comment>
  <w:comment w:id="274" w:author="esi esi Keyvanloo" w:date="2026-08-12T16:21:00Z" w:initials="eK">
    <w:p w14:paraId="28F2E0FF" w14:textId="77777777" w:rsidR="001A397D" w:rsidRPr="001A397D" w:rsidRDefault="001A397D" w:rsidP="001A397D">
      <w:pPr>
        <w:pStyle w:val="CommentText"/>
      </w:pPr>
      <w:r>
        <w:rPr>
          <w:rStyle w:val="CommentReference"/>
        </w:rPr>
        <w:annotationRef/>
      </w:r>
      <w:r w:rsidRPr="001A397D">
        <w:t>A second municipal source is already public and should be listed: the Resíduos page on cm-riomaior.pt publishes monthly waste production figures by collection type. These provide an independent check on total annual tonnage and therefore on the plausibility of the reconstructed demand magnitudes — a check that does not depend on any of the operator's data files. Please add it, noting that it requires no formal request.</w:t>
      </w:r>
    </w:p>
    <w:p w14:paraId="6F91334D" w14:textId="08AE5548" w:rsidR="001A397D" w:rsidRDefault="001A397D">
      <w:pPr>
        <w:pStyle w:val="CommentText"/>
      </w:pPr>
    </w:p>
  </w:comment>
  <w:comment w:id="275" w:author="esi esi Keyvanloo" w:date="2026-08-12T16:20:00Z" w:initials="eK">
    <w:p w14:paraId="0A4D5981" w14:textId="77777777" w:rsidR="001A397D" w:rsidRPr="001A397D" w:rsidRDefault="001A397D" w:rsidP="001A397D">
      <w:pPr>
        <w:pStyle w:val="CommentText"/>
      </w:pPr>
      <w:r>
        <w:rPr>
          <w:rStyle w:val="CommentReference"/>
        </w:rPr>
        <w:annotationRef/>
      </w:r>
      <w:r w:rsidRPr="001A397D">
        <w:t>The most consequential municipal request is not listed: a documented maximum acceptable walking distance to an ecoponto, if the municipality holds a service standard of that kind. Its absence is currently the reason a covering formulation cannot be evaluated as a benchmark, which the report acknowledges elsewhere. Please add it at Priority A, and note that it may be embedded in the PAPERSU or in the concession contract with Valorsul rather than issued as a standalone standard.</w:t>
      </w:r>
    </w:p>
    <w:p w14:paraId="6EF065FA" w14:textId="546F541F" w:rsidR="001A397D" w:rsidRDefault="001A397D">
      <w:pPr>
        <w:pStyle w:val="CommentText"/>
      </w:pPr>
    </w:p>
  </w:comment>
  <w:comment w:id="276" w:author="esi esi Keyvanloo" w:date="2026-08-12T16:21:00Z" w:initials="eK">
    <w:p w14:paraId="02BA5B64" w14:textId="77777777" w:rsidR="001A397D" w:rsidRPr="001A397D" w:rsidRDefault="001A397D" w:rsidP="001A397D">
      <w:pPr>
        <w:pStyle w:val="CommentText"/>
      </w:pPr>
      <w:r>
        <w:rPr>
          <w:rStyle w:val="CommentReference"/>
        </w:rPr>
        <w:annotationRef/>
      </w:r>
      <w:r w:rsidRPr="001A397D">
        <w:t>A well-chosen request. Please add the ecoponto cluster identifier so that containers sharing a site can be grouped, and the coordinate reference system used, since the GIS layer is in EPSG:3763 and a mismatch would complicate the cross-check. Please also note what this request is expected to resolve: whether the 464 mapped containers are the complete municipal network, which determines whether the candidate set can be treated as exhaustive.</w:t>
      </w:r>
    </w:p>
    <w:p w14:paraId="6796FB89" w14:textId="4250CDDD" w:rsidR="001A397D" w:rsidRDefault="001A397D">
      <w:pPr>
        <w:pStyle w:val="CommentText"/>
      </w:pPr>
    </w:p>
  </w:comment>
  <w:comment w:id="277" w:author="esi esi Keyvanloo" w:date="2026-08-12T16:21:00Z" w:initials="eK">
    <w:p w14:paraId="070D272D" w14:textId="77777777" w:rsidR="001A397D" w:rsidRPr="001A397D" w:rsidRDefault="001A397D" w:rsidP="001A397D">
      <w:pPr>
        <w:pStyle w:val="CommentText"/>
      </w:pPr>
      <w:r>
        <w:rPr>
          <w:rStyle w:val="CommentReference"/>
        </w:rPr>
        <w:annotationRef/>
      </w:r>
      <w:r w:rsidRPr="001A397D">
        <w:t>This should be Priority A, not B, and its stated use is too narrow. Street width and weight restrictions determine which locations a collection vehicle can reach at all, so they are the operational feasibility filter on the candidate site set — required before the p-median instance is built, not only if routing is activated. Without it the model may propose sites that cannot be serviced.</w:t>
      </w:r>
    </w:p>
    <w:p w14:paraId="1E56A372" w14:textId="1EA4ABE3" w:rsidR="001A397D" w:rsidRDefault="001A397D">
      <w:pPr>
        <w:pStyle w:val="CommentText"/>
      </w:pPr>
    </w:p>
  </w:comment>
  <w:comment w:id="278" w:author="esi esi Keyvanloo" w:date="2026-08-12T16:23:00Z" w:initials="eK">
    <w:p w14:paraId="1B7418D0" w14:textId="77777777" w:rsidR="001A397D" w:rsidRPr="001A397D" w:rsidRDefault="001A397D" w:rsidP="001A397D">
      <w:pPr>
        <w:pStyle w:val="CommentText"/>
      </w:pPr>
      <w:r>
        <w:rPr>
          <w:rStyle w:val="CommentReference"/>
        </w:rPr>
        <w:annotationRef/>
      </w:r>
      <w:r w:rsidRPr="001A397D">
        <w:t>A useful request with a second application worth naming. Beyond future-demand scenarios, the PDM land-use classification may be the source of the land-use shares already used in the regression — the report does not currently state where those came from, and their reference year and minimum mapping unit determine whether they are meaningful within a 100 m buffer. Please add that to the specification.</w:t>
      </w:r>
    </w:p>
    <w:p w14:paraId="011749EF" w14:textId="4FE8A2CD" w:rsidR="001A397D" w:rsidRDefault="001A397D">
      <w:pPr>
        <w:pStyle w:val="CommentText"/>
      </w:pPr>
    </w:p>
  </w:comment>
  <w:comment w:id="279" w:author="esi esi Keyvanloo" w:date="2026-08-12T16:22:00Z" w:initials="eK">
    <w:p w14:paraId="0C6893CC" w14:textId="77777777" w:rsidR="001A397D" w:rsidRPr="001A397D" w:rsidRDefault="001A397D" w:rsidP="001A397D">
      <w:pPr>
        <w:pStyle w:val="CommentText"/>
      </w:pPr>
      <w:r>
        <w:rPr>
          <w:rStyle w:val="CommentReference"/>
        </w:rPr>
        <w:annotationRef/>
      </w:r>
      <w:r w:rsidRPr="001A397D">
        <w:t>This should be Priority A. The report establishes that the overflow indicator derived from sensor data can never trigger, since readings saturate at 82–84 while the threshold is 100, so complaint records are the only independent observation of overflow available. Without them the stochastic model's overflow predictions cannot be validated. Please also specify the fields needed — date, ecoponto identifier or address, and waste fraction — and note the same item appears at Priority C in the Valorsul table, where it belongs at A for the same reason.</w:t>
      </w:r>
    </w:p>
    <w:p w14:paraId="632D49C8" w14:textId="22FAA159" w:rsidR="001A397D" w:rsidRDefault="001A397D">
      <w:pPr>
        <w:pStyle w:val="CommentText"/>
      </w:pPr>
    </w:p>
  </w:comment>
  <w:comment w:id="280" w:author="esi esi Keyvanloo" w:date="2026-08-12T16:22:00Z" w:initials="eK">
    <w:p w14:paraId="7C62B821" w14:textId="77777777" w:rsidR="001A397D" w:rsidRPr="001A397D" w:rsidRDefault="001A397D" w:rsidP="001A397D">
      <w:pPr>
        <w:pStyle w:val="CommentText"/>
      </w:pPr>
      <w:r>
        <w:rPr>
          <w:rStyle w:val="CommentReference"/>
        </w:rPr>
        <w:annotationRef/>
      </w:r>
      <w:r w:rsidRPr="001A397D">
        <w:t>Please state what this would be used for more precisely. Events can only enter the model as temporal covariates at the container-day level, so this request is conditional on the demand model being rebuilt at that resolution — under the current cross-sectional specification the data would have nowhere to go. Please also note that seasonality attributed to tourism appears in several project documents without any supporting variable; if event data cannot be obtained, that attribution should be reported as unverified rather than assumed.</w:t>
      </w:r>
    </w:p>
    <w:p w14:paraId="4C5660BA" w14:textId="723EC83D" w:rsidR="001A397D" w:rsidRDefault="001A397D">
      <w:pPr>
        <w:pStyle w:val="CommentText"/>
      </w:pPr>
    </w:p>
  </w:comment>
  <w:comment w:id="282" w:author="esi esi Keyvanloo" w:date="2026-08-12T16:24:00Z" w:initials="eK">
    <w:p w14:paraId="6AFC5F95" w14:textId="77777777" w:rsidR="001A397D" w:rsidRPr="001A397D" w:rsidRDefault="001A397D" w:rsidP="001A397D">
      <w:pPr>
        <w:pStyle w:val="CommentText"/>
      </w:pPr>
      <w:r>
        <w:rPr>
          <w:rStyle w:val="CommentReference"/>
        </w:rPr>
        <w:annotationRef/>
      </w:r>
      <w:r w:rsidRPr="001A397D">
        <w:t>The supplier's identity is already established and need not be sought in procurement records. The field inspection of 1 October 2025 identified the system as EVOX 360Waste, and EVOX Technologies is a named partner in the WSmartRoute+ consortium, which provides a direct channel independent of Valorsul. Please state this — it changes the request from a procedural search into a direct enquiry, and routing it through the project relationship is likely to be faster than through the operator.</w:t>
      </w:r>
    </w:p>
    <w:p w14:paraId="3D80BC3D" w14:textId="6EEBB5FC" w:rsidR="001A397D" w:rsidRDefault="001A397D">
      <w:pPr>
        <w:pStyle w:val="CommentText"/>
      </w:pPr>
    </w:p>
  </w:comment>
  <w:comment w:id="283" w:author="esi esi Keyvanloo" w:date="2026-08-12T16:25:00Z" w:initials="eK">
    <w:p w14:paraId="7CFCD1E1" w14:textId="77777777" w:rsidR="001A397D" w:rsidRPr="001A397D" w:rsidRDefault="001A397D" w:rsidP="001A397D">
      <w:pPr>
        <w:pStyle w:val="CommentText"/>
      </w:pPr>
      <w:r>
        <w:rPr>
          <w:rStyle w:val="CommentReference"/>
        </w:rPr>
        <w:annotationRef/>
      </w:r>
      <w:r w:rsidRPr="001A397D">
        <w:t>Two further items belong in this row and are the ones that actually determine how the readings should be interpreted. First, the mapping from raw distance measurement to reported fill percentage — whether the percentage is computed against the full internal height, the height below the sensor face, or a configured reference — since this determines whether a reading of 84 means 84% of the container or 100% of what the sensor can see. Second, whether that reference is configured per container type, given that the network contains 2,500, 3,000 and 5,000 L units.</w:t>
      </w:r>
    </w:p>
    <w:p w14:paraId="35816A0F" w14:textId="0A0C91EA" w:rsidR="001A397D" w:rsidRDefault="001A397D">
      <w:pPr>
        <w:pStyle w:val="CommentText"/>
      </w:pPr>
    </w:p>
  </w:comment>
  <w:comment w:id="284" w:author="esi esi Keyvanloo" w:date="2026-08-12T16:24:00Z" w:initials="eK">
    <w:p w14:paraId="79397D2B" w14:textId="77777777" w:rsidR="001A397D" w:rsidRPr="001A397D" w:rsidRDefault="001A397D" w:rsidP="001A397D">
      <w:pPr>
        <w:pStyle w:val="CommentText"/>
      </w:pPr>
      <w:r>
        <w:rPr>
          <w:rStyle w:val="CommentReference"/>
        </w:rPr>
        <w:annotationRef/>
      </w:r>
      <w:r w:rsidRPr="001A397D">
        <w:t>Please soften "very likely" and "proves". The blind zone is a plausible explanation and the most likely one given the mounting geometry, but a datasheet would establish the instrument's specification, not confirm that this specific ceiling arises from it — the observed maximum could also reflect a firmware limit, a software cap in the 360Waste platform, or a configuration choice at deployment. Please phrase the item so the request covers all four possibilities rather than presupposing one.</w:t>
      </w:r>
    </w:p>
    <w:p w14:paraId="1D8BBC8A" w14:textId="2D83C88B" w:rsidR="001A397D" w:rsidRDefault="001A397D">
      <w:pPr>
        <w:pStyle w:val="CommentText"/>
      </w:pPr>
    </w:p>
  </w:comment>
  <w:comment w:id="285" w:author="esi esi Keyvanloo" w:date="2026-08-12T16:26:00Z" w:initials="eK">
    <w:p w14:paraId="07222726" w14:textId="77777777" w:rsidR="001A397D" w:rsidRPr="001A397D" w:rsidRDefault="001A397D" w:rsidP="001A397D">
      <w:pPr>
        <w:pStyle w:val="CommentText"/>
      </w:pPr>
      <w:r>
        <w:rPr>
          <w:rStyle w:val="CommentReference"/>
        </w:rPr>
        <w:annotationRef/>
      </w:r>
      <w:r w:rsidRPr="001A397D">
        <w:t>A well-framed request. Please add the specific value −100, which appears as an isolated concentration in every container typology and is the single most consequential code — it accounts for the negative daily means through most of 2020, and whether that period is recoverable depends on what it signifies. Please also ask whether the codes are emitted by the sensor firmware or inserted by the platform, since that determines at which stage of the pipeline they should be filtered.</w:t>
      </w:r>
    </w:p>
    <w:p w14:paraId="41E0A755" w14:textId="44448D22" w:rsidR="001A397D" w:rsidRDefault="001A397D">
      <w:pPr>
        <w:pStyle w:val="CommentText"/>
      </w:pPr>
    </w:p>
  </w:comment>
  <w:comment w:id="286" w:author="esi esi Keyvanloo" w:date="2026-08-12T16:26:00Z" w:initials="eK">
    <w:p w14:paraId="4A13535F" w14:textId="77777777" w:rsidR="001A397D" w:rsidRPr="001A397D" w:rsidRDefault="001A397D" w:rsidP="001A397D">
      <w:pPr>
        <w:pStyle w:val="CommentText"/>
      </w:pPr>
      <w:r>
        <w:rPr>
          <w:rStyle w:val="CommentReference"/>
        </w:rPr>
        <w:annotationRef/>
      </w:r>
      <w:r w:rsidRPr="001A397D">
        <w:t>This should be Priority A. Drift over the observation period is not a refinement to the error term — it is a threat to the comparability of readings across years, and the report already documents an apparent level shift between 2020 and 2021 that has been attributed to behavioural change without a measurement explanation being ruled out. If the instrument drifts or was recalibrated at some point, that would offer a simpler explanation than the one currently given. Please also ask whether any firmware or configuration update occurred during 2020–2024.</w:t>
      </w:r>
    </w:p>
    <w:p w14:paraId="69B81324" w14:textId="6272419F" w:rsidR="001A397D" w:rsidRDefault="001A397D">
      <w:pPr>
        <w:pStyle w:val="CommentText"/>
      </w:pPr>
    </w:p>
  </w:comment>
  <w:comment w:id="287" w:author="esi esi Keyvanloo" w:date="2026-08-12T16:27:00Z" w:initials="eK">
    <w:p w14:paraId="3308EE0B" w14:textId="77777777" w:rsidR="001A397D" w:rsidRPr="001A397D" w:rsidRDefault="001A397D" w:rsidP="001A397D">
      <w:pPr>
        <w:pStyle w:val="CommentText"/>
      </w:pPr>
      <w:r>
        <w:rPr>
          <w:rStyle w:val="CommentReference"/>
        </w:rPr>
        <w:annotationRef/>
      </w:r>
      <w:r w:rsidRPr="001A397D">
        <w:t>Please raise this to Priority B and broaden its stated use. Gaps in the reading series matter beyond explanation: if a container stops reporting for a period, that period must be excluded from its active window when the demand denominator is computed, otherwise the rate is understated. Transmission logs would allow the active period per container to be established rather than inferred from the presence of readings.</w:t>
      </w:r>
    </w:p>
    <w:p w14:paraId="5A1C7F0E" w14:textId="78A0EF8A" w:rsidR="001A397D" w:rsidRDefault="001A397D">
      <w:pPr>
        <w:pStyle w:val="CommentText"/>
      </w:pPr>
    </w:p>
  </w:comment>
  <w:comment w:id="289" w:author="esi esi Keyvanloo" w:date="2026-08-12T16:30:00Z" w:initials="eK">
    <w:p w14:paraId="3909DE39" w14:textId="77777777" w:rsidR="00715DE0" w:rsidRPr="00715DE0" w:rsidRDefault="00715DE0" w:rsidP="00715DE0">
      <w:pPr>
        <w:pStyle w:val="CommentText"/>
      </w:pPr>
      <w:r>
        <w:rPr>
          <w:rStyle w:val="CommentReference"/>
        </w:rPr>
        <w:annotationRef/>
      </w:r>
      <w:r w:rsidRPr="00715DE0">
        <w:t>Two public sources that bear directly on open questions are absent. The municipal Resíduos page on cm-riomaior.pt publishes monthly waste production figures by collection type, which gives an independent check on total tonnage and therefore on whether the reconstructed demand magnitudes are plausible — a check that depends on none of the operator's files. And Valorsul's own published indicators report selective collection by municipality, which would provide a second independent reference for the same quantity.</w:t>
      </w:r>
    </w:p>
    <w:p w14:paraId="04008562" w14:textId="4A9EF232" w:rsidR="00715DE0" w:rsidRDefault="00715DE0">
      <w:pPr>
        <w:pStyle w:val="CommentText"/>
      </w:pPr>
    </w:p>
  </w:comment>
  <w:comment w:id="290" w:author="esi esi Keyvanloo" w:date="2026-08-12T16:28:00Z" w:initials="eK">
    <w:p w14:paraId="7C9EA217" w14:textId="77777777" w:rsidR="00715DE0" w:rsidRPr="00715DE0" w:rsidRDefault="00715DE0" w:rsidP="00715DE0">
      <w:pPr>
        <w:pStyle w:val="CommentText"/>
      </w:pPr>
      <w:r>
        <w:rPr>
          <w:rStyle w:val="CommentReference"/>
        </w:rPr>
        <w:annotationRef/>
      </w:r>
      <w:r w:rsidRPr="00715DE0">
        <w:t>An official re-download will not by itself resolve D7, and stating that it will risks the diagnosis being closed without being made. The discrepancy — 37,548 residents in the layer against 21,004 in the municipal census — most likely arises because the layer as held extends beyond the municipal boundary, in which case the fix is to clip it, not to obtain it again. Please describe the action as verifying the geographic extent and clipping to the boundary, with a re-download only if the local copy proves corrupted or mis-specified.</w:t>
      </w:r>
    </w:p>
    <w:p w14:paraId="24A8E221" w14:textId="6CBD3747" w:rsidR="00715DE0" w:rsidRDefault="00715DE0">
      <w:pPr>
        <w:pStyle w:val="CommentText"/>
      </w:pPr>
    </w:p>
  </w:comment>
  <w:comment w:id="291" w:author="esi esi Keyvanloo" w:date="2026-08-12T16:28:00Z" w:initials="eK">
    <w:p w14:paraId="2FB51D28" w14:textId="77777777" w:rsidR="00715DE0" w:rsidRPr="00715DE0" w:rsidRDefault="00715DE0" w:rsidP="00715DE0">
      <w:pPr>
        <w:pStyle w:val="CommentText"/>
      </w:pPr>
      <w:r>
        <w:rPr>
          <w:rStyle w:val="CommentReference"/>
        </w:rPr>
        <w:annotationRef/>
      </w:r>
      <w:r w:rsidRPr="00715DE0">
        <w:t>A good inclusion, with one addition and one qualification. Open-Meteo's ERA5 archive provides a continuous gridded daily series for the exact study coordinates with no station gaps, which may be simpler to use than the nearest IPMA station. And precipitation has a second application beyond covariates: paper and cardboard absorb moisture, so the bulk density used to convert fill volume into mass may not be constant across seasons — with paper accounting for 48.5% of records, this bears directly on the mass-balance calibration rather than only on the regression.</w:t>
      </w:r>
    </w:p>
    <w:p w14:paraId="3B6E2EDF" w14:textId="522C5202" w:rsidR="00715DE0" w:rsidRDefault="00715DE0">
      <w:pPr>
        <w:pStyle w:val="CommentText"/>
      </w:pPr>
    </w:p>
  </w:comment>
  <w:comment w:id="292" w:author="esi esi Keyvanloo" w:date="2026-08-12T16:29:00Z" w:initials="eK">
    <w:p w14:paraId="58F6BC7A" w14:textId="77777777" w:rsidR="00715DE0" w:rsidRPr="00715DE0" w:rsidRDefault="00715DE0" w:rsidP="00715DE0">
      <w:pPr>
        <w:pStyle w:val="CommentText"/>
      </w:pPr>
      <w:r>
        <w:rPr>
          <w:rStyle w:val="CommentReference"/>
        </w:rPr>
        <w:annotationRef/>
      </w:r>
      <w:r w:rsidRPr="00715DE0">
        <w:t>Please state what will be done if the OSM attributes are incomplete, which is likely for a municipality of this size. Speed limits and turn restrictions are patchily tagged outside major roads, and street width — the attribute that determines whether a collection vehicle can reach a candidate site — is rarely present at all. The candidate-site feasibility filter therefore cannot rely on OSM alone and will need the municipal road restrictions listed in Table 7. Please also record the extraction date, since OSM is continuously edited and results would otherwise not be reproducible.</w:t>
      </w:r>
    </w:p>
    <w:p w14:paraId="040BFE30" w14:textId="0CA98850" w:rsidR="00715DE0" w:rsidRDefault="00715DE0">
      <w:pPr>
        <w:pStyle w:val="CommentText"/>
      </w:pPr>
    </w:p>
  </w:comment>
  <w:comment w:id="293" w:author="esi esi Keyvanloo" w:date="2026-08-12T16:29:00Z" w:initials="eK">
    <w:p w14:paraId="468C3942" w14:textId="77777777" w:rsidR="00715DE0" w:rsidRPr="00715DE0" w:rsidRDefault="00715DE0" w:rsidP="00715DE0">
      <w:pPr>
        <w:pStyle w:val="CommentText"/>
      </w:pPr>
      <w:r>
        <w:rPr>
          <w:rStyle w:val="CommentReference"/>
        </w:rPr>
        <w:annotationRef/>
      </w:r>
      <w:r w:rsidRPr="00715DE0">
        <w:t>Both rows serve the cost–benefit chapter, which the chapter outline lists as a separate component and which the report elsewhere treats as outside the current scope. Please state whether that chapter is in or out, since collecting emission factors and Ponto Verde compensation values is effort spent on a component that may not be written. If it is out of scope, these rows belong in a future-work note rather than in the acquisition guide.</w:t>
      </w:r>
    </w:p>
    <w:p w14:paraId="627E87F1" w14:textId="0C7D6389" w:rsidR="00715DE0" w:rsidRDefault="00715DE0">
      <w:pPr>
        <w:pStyle w:val="CommentText"/>
      </w:pPr>
    </w:p>
  </w:comment>
  <w:comment w:id="294" w:author="esi esi Keyvanloo" w:date="2026-08-12T16:29:00Z" w:initials="eK">
    <w:p w14:paraId="4F81FAA1" w14:textId="77777777" w:rsidR="00715DE0" w:rsidRPr="00715DE0" w:rsidRDefault="00715DE0" w:rsidP="00715DE0">
      <w:pPr>
        <w:pStyle w:val="CommentText"/>
      </w:pPr>
      <w:r>
        <w:rPr>
          <w:rStyle w:val="CommentReference"/>
        </w:rPr>
        <w:annotationRef/>
      </w:r>
      <w:r w:rsidRPr="00715DE0">
        <w:t>Municipal-level indicators cannot enter a container-level regression: within a single municipality they take one value and contribute no variation. They are usable as context, and possibly as time-varying covariates in a container-day model if annual series are available, but not as spatial predictors. Please state which of these two roles is intended. Where socio-economic variation across the municipality is needed, the BGRI subsections carry age structure and activity status at a resolution the buffers can use.</w:t>
      </w:r>
    </w:p>
    <w:p w14:paraId="7D19383C" w14:textId="4878DDA3" w:rsidR="00715DE0" w:rsidRDefault="00715DE0">
      <w:pPr>
        <w:pStyle w:val="CommentText"/>
      </w:pPr>
    </w:p>
  </w:comment>
  <w:comment w:id="295" w:author="esi esi Keyvanloo" w:date="2026-08-12T16:31:00Z" w:initials="eK">
    <w:p w14:paraId="5F32EBBD" w14:textId="77777777" w:rsidR="00715DE0" w:rsidRPr="00715DE0" w:rsidRDefault="00715DE0" w:rsidP="00715DE0">
      <w:pPr>
        <w:pStyle w:val="CommentText"/>
      </w:pPr>
      <w:r>
        <w:rPr>
          <w:rStyle w:val="CommentReference"/>
        </w:rPr>
        <w:annotationRef/>
      </w:r>
      <w:r w:rsidRPr="00715DE0">
        <w:t>A sound instruction that should be extended to the harvested sources in this table, not only to the requests in the previous ones. Public datasets are revised — INE reissues census products, OSM changes daily, ERSAR and APA publish annually — so each row should record the version or edition used and the retrieval date. Without that, the figures in the thesis cannot be reproduced even from sources that remain publicly available.</w:t>
      </w:r>
    </w:p>
    <w:p w14:paraId="4B3EB1CE" w14:textId="3F8A9F95" w:rsidR="00715DE0" w:rsidRDefault="00715DE0">
      <w:pPr>
        <w:pStyle w:val="CommentText"/>
      </w:pPr>
    </w:p>
  </w:comment>
  <w:comment w:id="297" w:author="esi esi Keyvanloo" w:date="2026-08-12T16:34:00Z" w:initials="eK">
    <w:p w14:paraId="76C893F1" w14:textId="77777777" w:rsidR="00715DE0" w:rsidRPr="00715DE0" w:rsidRDefault="00715DE0" w:rsidP="00715DE0">
      <w:pPr>
        <w:pStyle w:val="CommentText"/>
      </w:pPr>
      <w:r>
        <w:rPr>
          <w:rStyle w:val="CommentReference"/>
        </w:rPr>
        <w:annotationRef/>
      </w:r>
      <w:r w:rsidRPr="00715DE0">
        <w:t>The appendix documents where the raw tables are held but not how the analysis files were derived from them. The pipeline runs through at least five intermediate stages — event matching, trip aggregation, weight allocation, temporal averaging, spatial join — and the two construction assumptions that most affect the results are introduced in the third and fourth of these. Please add the scripts for each stage, in execution order, with the input and output of each. As it stands the appendix would allow the raw data to be located but not the reported results to be regenerated.</w:t>
      </w:r>
    </w:p>
    <w:p w14:paraId="00F175A4" w14:textId="07E0825C" w:rsidR="00715DE0" w:rsidRDefault="00715DE0">
      <w:pPr>
        <w:pStyle w:val="CommentText"/>
      </w:pPr>
    </w:p>
  </w:comment>
  <w:comment w:id="299" w:author="esi esi Keyvanloo" w:date="2026-08-12T16:33:00Z" w:initials="eK">
    <w:p w14:paraId="0EA706CB" w14:textId="77777777" w:rsidR="00715DE0" w:rsidRPr="00715DE0" w:rsidRDefault="00715DE0" w:rsidP="00715DE0">
      <w:pPr>
        <w:pStyle w:val="CommentText"/>
      </w:pPr>
      <w:r>
        <w:rPr>
          <w:rStyle w:val="CommentReference"/>
        </w:rPr>
        <w:annotationRef/>
      </w:r>
      <w:r w:rsidRPr="00715DE0">
        <w:t>This claim is stronger than the appendix supports. Several figures in the report are not attributable to any of the sources listed: the estimate of approximately 80 containers per trip, the count of approximately 800 sensor containers used in the acquisition guide, and the collection periodicities of 9.3, 8.3 and 20.5 days, which come from a 2014 dissertation rather than the project database. Please either add their sources or qualify the claim. A reproducibility appendix that overstates coverage is more damaging than one that names its gaps.</w:t>
      </w:r>
    </w:p>
    <w:p w14:paraId="2E5D747E" w14:textId="38BC47AE" w:rsidR="00715DE0" w:rsidRDefault="00715DE0">
      <w:pPr>
        <w:pStyle w:val="CommentText"/>
      </w:pPr>
    </w:p>
  </w:comment>
  <w:comment w:id="300" w:author="esi esi Keyvanloo" w:date="2026-08-12T16:33:00Z" w:initials="eK">
    <w:p w14:paraId="3AF2967F" w14:textId="77777777" w:rsidR="00715DE0" w:rsidRPr="00715DE0" w:rsidRDefault="00715DE0" w:rsidP="00715DE0">
      <w:pPr>
        <w:pStyle w:val="CommentText"/>
      </w:pPr>
      <w:r>
        <w:rPr>
          <w:rStyle w:val="CommentReference"/>
        </w:rPr>
        <w:annotationRef/>
      </w:r>
      <w:r w:rsidRPr="00715DE0">
        <w:t>Naming the database is not sufficient for reproducibility — the queries themselves are what would have to be re-run. Please include the SQL for each reported count, or reference a query file held in the repository. This matters particularly for the figures under dispute: the negative-reading count is reported as 7,795 in one project document and 96,832 in another, and without the query neither can be reproduced or reconciled.</w:t>
      </w:r>
    </w:p>
    <w:p w14:paraId="4921D631" w14:textId="07846763" w:rsidR="00715DE0" w:rsidRDefault="00715DE0">
      <w:pPr>
        <w:pStyle w:val="CommentText"/>
      </w:pPr>
    </w:p>
  </w:comment>
  <w:comment w:id="301" w:author="esi esi Keyvanloo" w:date="2026-08-12T16:34:00Z" w:initials="eK">
    <w:p w14:paraId="119256AD" w14:textId="77777777" w:rsidR="00715DE0" w:rsidRPr="00715DE0" w:rsidRDefault="00715DE0" w:rsidP="00715DE0">
      <w:pPr>
        <w:pStyle w:val="CommentText"/>
      </w:pPr>
      <w:r>
        <w:rPr>
          <w:rStyle w:val="CommentReference"/>
        </w:rPr>
        <w:annotationRef/>
      </w:r>
      <w:r w:rsidRPr="00715DE0">
        <w:t>Referencing an output document is not reproducibility — it points to a record of the result, not to what produced it. Please reference the script or notebook that generated the regression, together with the input file, the exact model specification and the software versions. This is where the report's own finding bites: two different R² values (0.013 and 0.074) and two different log transformations appear across project documents, and neither can be resolved without the code that produced them.</w:t>
      </w:r>
    </w:p>
    <w:p w14:paraId="619F058C" w14:textId="3613DEC6" w:rsidR="00715DE0" w:rsidRDefault="00715DE0">
      <w:pPr>
        <w:pStyle w:val="CommentText"/>
      </w:pPr>
    </w:p>
  </w:comment>
  <w:comment w:id="302" w:author="esi esi Keyvanloo" w:date="2026-08-12T16:34:00Z" w:initials="eK">
    <w:p w14:paraId="06D5173F" w14:textId="77777777" w:rsidR="00715DE0" w:rsidRPr="00715DE0" w:rsidRDefault="00715DE0" w:rsidP="00715DE0">
      <w:pPr>
        <w:pStyle w:val="CommentText"/>
      </w:pPr>
      <w:r>
        <w:rPr>
          <w:rStyle w:val="CommentReference"/>
        </w:rPr>
        <w:annotationRef/>
      </w:r>
      <w:r w:rsidRPr="00715DE0">
        <w:t>Please state the coordinate reference system, the layer versions used, and how the GIS layers were derived from their sources — in particular whether the BGRI layer in the geopackage is the INE download as issued or a version already processed, since the unresolved population discrepancy turns on exactly that. Please also record the date each layer was written, since the geopackage will be updated as the defects are addressed.</w:t>
      </w:r>
    </w:p>
    <w:p w14:paraId="5F06896B" w14:textId="37E98B94" w:rsidR="00715DE0" w:rsidRDefault="00715DE0">
      <w:pPr>
        <w:pStyle w:val="CommentText"/>
      </w:pPr>
    </w:p>
  </w:comment>
  <w:comment w:id="303" w:author="esi esi Keyvanloo" w:date="2026-08-12T16:35:00Z" w:initials="eK">
    <w:p w14:paraId="6E7AAC1F" w14:textId="77777777" w:rsidR="00715DE0" w:rsidRPr="00715DE0" w:rsidRDefault="00715DE0" w:rsidP="00715DE0">
      <w:pPr>
        <w:pStyle w:val="CommentText"/>
      </w:pPr>
      <w:r>
        <w:rPr>
          <w:rStyle w:val="CommentReference"/>
        </w:rPr>
        <w:annotationRef/>
      </w:r>
      <w:r w:rsidRPr="00715DE0">
        <w:t>Two of the report's decisions are attributed to author rulings rather than to documented procedure — the deletion of 96,832 negative readings and the treatment of the 82–84 ceiling. Please reference where each ruling is recorded and on what grounds it was taken. A ruling that is traceable to a stated rationale is defensible; one that is traceable only to a decision log entry is not.</w:t>
      </w:r>
    </w:p>
    <w:p w14:paraId="1ADB188A" w14:textId="732A182C" w:rsidR="00715DE0" w:rsidRDefault="00715DE0">
      <w:pPr>
        <w:pStyle w:val="CommentText"/>
      </w:pPr>
    </w:p>
  </w:comment>
  <w:comment w:id="304" w:author="esi esi Keyvanloo" w:date="2026-08-12T16:35:00Z" w:initials="eK">
    <w:p w14:paraId="7EE2280F" w14:textId="77777777" w:rsidR="00715DE0" w:rsidRPr="00715DE0" w:rsidRDefault="00715DE0" w:rsidP="00715DE0">
      <w:pPr>
        <w:pStyle w:val="CommentText"/>
      </w:pPr>
      <w:r>
        <w:rPr>
          <w:rStyle w:val="CommentReference"/>
        </w:rPr>
        <w:annotationRef/>
      </w:r>
      <w:r w:rsidRPr="00715DE0">
        <w:rPr>
          <w:b/>
          <w:bCs/>
        </w:rPr>
        <w:t>Comment:</w:t>
      </w:r>
      <w:r w:rsidRPr="00715DE0">
        <w:t xml:space="preserve"> These paths refer to a private project repository. If any part of this appendix is carried into the thesis, please replace them with references a reader can access — a public repository, a data availability statement, or a description of how the materials may be obtained.</w:t>
      </w:r>
    </w:p>
    <w:p w14:paraId="27477056" w14:textId="4527B764" w:rsidR="00715DE0" w:rsidRDefault="00715DE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B8402F8" w15:done="0"/>
  <w15:commentEx w15:paraId="33362AF4" w15:done="0"/>
  <w15:commentEx w15:paraId="28BD3219" w15:done="0"/>
  <w15:commentEx w15:paraId="72EB2612" w15:done="0"/>
  <w15:commentEx w15:paraId="3F28536B" w15:done="0"/>
  <w15:commentEx w15:paraId="76DAB414" w15:done="0"/>
  <w15:commentEx w15:paraId="098EB9BB" w15:done="0"/>
  <w15:commentEx w15:paraId="21310911" w15:done="0"/>
  <w15:commentEx w15:paraId="6A7A0B28" w15:done="0"/>
  <w15:commentEx w15:paraId="675F040F" w15:done="0"/>
  <w15:commentEx w15:paraId="608C7148" w15:done="0"/>
  <w15:commentEx w15:paraId="23277CA8" w15:done="0"/>
  <w15:commentEx w15:paraId="0299099A" w15:done="0"/>
  <w15:commentEx w15:paraId="1575DA2C" w15:paraIdParent="0299099A" w15:done="0"/>
  <w15:commentEx w15:paraId="494004CA" w15:done="0"/>
  <w15:commentEx w15:paraId="42B46DA9" w15:done="0"/>
  <w15:commentEx w15:paraId="2289F712" w15:done="0"/>
  <w15:commentEx w15:paraId="69B60A87" w15:done="0"/>
  <w15:commentEx w15:paraId="7590892B" w15:done="0"/>
  <w15:commentEx w15:paraId="46697DF3" w15:done="0"/>
  <w15:commentEx w15:paraId="6C0A99CC" w15:done="0"/>
  <w15:commentEx w15:paraId="43F61E85" w15:done="0"/>
  <w15:commentEx w15:paraId="442B29C2" w15:done="0"/>
  <w15:commentEx w15:paraId="420026FC" w15:done="0"/>
  <w15:commentEx w15:paraId="2FA2B4CD" w15:done="0"/>
  <w15:commentEx w15:paraId="3CA20008" w15:done="0"/>
  <w15:commentEx w15:paraId="08BFF558" w15:done="0"/>
  <w15:commentEx w15:paraId="6A1D0DC9" w15:done="0"/>
  <w15:commentEx w15:paraId="18657CF4" w15:done="0"/>
  <w15:commentEx w15:paraId="08FB1975" w15:done="0"/>
  <w15:commentEx w15:paraId="01E092ED" w15:done="0"/>
  <w15:commentEx w15:paraId="03326BC9" w15:done="0"/>
  <w15:commentEx w15:paraId="1D626EF4" w15:done="0"/>
  <w15:commentEx w15:paraId="593A981E" w15:paraIdParent="1D626EF4" w15:done="0"/>
  <w15:commentEx w15:paraId="67C55CA7" w15:done="0"/>
  <w15:commentEx w15:paraId="2DC29D29" w15:done="0"/>
  <w15:commentEx w15:paraId="26C2F857" w15:done="0"/>
  <w15:commentEx w15:paraId="46D52C81" w15:paraIdParent="26C2F857" w15:done="0"/>
  <w15:commentEx w15:paraId="35B71B5D" w15:done="0"/>
  <w15:commentEx w15:paraId="284836BC" w15:done="0"/>
  <w15:commentEx w15:paraId="46F4BD29" w15:done="0"/>
  <w15:commentEx w15:paraId="2F4D3FE4" w15:done="0"/>
  <w15:commentEx w15:paraId="158C26FF" w15:done="0"/>
  <w15:commentEx w15:paraId="65BFEC80" w15:done="0"/>
  <w15:commentEx w15:paraId="6FFBBA1B" w15:done="0"/>
  <w15:commentEx w15:paraId="65E45F2D" w15:done="0"/>
  <w15:commentEx w15:paraId="2250CD0A" w15:done="0"/>
  <w15:commentEx w15:paraId="607A63C0" w15:done="0"/>
  <w15:commentEx w15:paraId="7DCDC6A4" w15:done="0"/>
  <w15:commentEx w15:paraId="7C95A0E6" w15:done="0"/>
  <w15:commentEx w15:paraId="796445A7" w15:done="0"/>
  <w15:commentEx w15:paraId="5AB3D922" w15:done="0"/>
  <w15:commentEx w15:paraId="1EBAB8D3" w15:done="0"/>
  <w15:commentEx w15:paraId="2D1BF010" w15:done="0"/>
  <w15:commentEx w15:paraId="26BD1D0E" w15:done="0"/>
  <w15:commentEx w15:paraId="42D3D2F9" w15:done="0"/>
  <w15:commentEx w15:paraId="6FE5483D" w15:done="0"/>
  <w15:commentEx w15:paraId="098CFEA4" w15:done="0"/>
  <w15:commentEx w15:paraId="106AC10C" w15:done="0"/>
  <w15:commentEx w15:paraId="020D4B08" w15:done="0"/>
  <w15:commentEx w15:paraId="762911B5" w15:done="0"/>
  <w15:commentEx w15:paraId="791C7F93" w15:done="0"/>
  <w15:commentEx w15:paraId="442FBB35" w15:done="0"/>
  <w15:commentEx w15:paraId="15A7F107" w15:done="0"/>
  <w15:commentEx w15:paraId="2F84545F" w15:done="0"/>
  <w15:commentEx w15:paraId="6E8CF708" w15:done="0"/>
  <w15:commentEx w15:paraId="4636C222" w15:done="0"/>
  <w15:commentEx w15:paraId="041DF0E3" w15:done="0"/>
  <w15:commentEx w15:paraId="312807A4" w15:done="0"/>
  <w15:commentEx w15:paraId="7724D4DA" w15:done="0"/>
  <w15:commentEx w15:paraId="5AD1D851" w15:done="0"/>
  <w15:commentEx w15:paraId="528CC499" w15:done="0"/>
  <w15:commentEx w15:paraId="7D2D21D4" w15:done="0"/>
  <w15:commentEx w15:paraId="5F2D3A24" w15:done="0"/>
  <w15:commentEx w15:paraId="04325431" w15:done="0"/>
  <w15:commentEx w15:paraId="52A4B344" w15:done="0"/>
  <w15:commentEx w15:paraId="2E2634EB" w15:done="0"/>
  <w15:commentEx w15:paraId="5D74AF9D" w15:done="0"/>
  <w15:commentEx w15:paraId="3F9494F0" w15:done="0"/>
  <w15:commentEx w15:paraId="3B0F5AC2" w15:done="0"/>
  <w15:commentEx w15:paraId="111C0362" w15:done="0"/>
  <w15:commentEx w15:paraId="42916D4C" w15:done="0"/>
  <w15:commentEx w15:paraId="0D282FDA" w15:done="0"/>
  <w15:commentEx w15:paraId="28946A7D" w15:done="0"/>
  <w15:commentEx w15:paraId="63F568E7" w15:done="0"/>
  <w15:commentEx w15:paraId="0ED2D2C6" w15:done="0"/>
  <w15:commentEx w15:paraId="37C6D71B" w15:done="0"/>
  <w15:commentEx w15:paraId="0C78BDFF" w15:done="0"/>
  <w15:commentEx w15:paraId="1C54062A" w15:done="0"/>
  <w15:commentEx w15:paraId="3E93A03A" w15:done="0"/>
  <w15:commentEx w15:paraId="5341C99C" w15:done="0"/>
  <w15:commentEx w15:paraId="42809E72" w15:done="0"/>
  <w15:commentEx w15:paraId="6C30D5E4" w15:done="0"/>
  <w15:commentEx w15:paraId="7B434048" w15:done="0"/>
  <w15:commentEx w15:paraId="78AFAEBC" w15:done="0"/>
  <w15:commentEx w15:paraId="310E4912" w15:done="0"/>
  <w15:commentEx w15:paraId="58616583" w15:done="0"/>
  <w15:commentEx w15:paraId="23B1EAD0" w15:done="0"/>
  <w15:commentEx w15:paraId="5C1910D7" w15:done="0"/>
  <w15:commentEx w15:paraId="1B697662" w15:done="0"/>
  <w15:commentEx w15:paraId="617BF116" w15:done="0"/>
  <w15:commentEx w15:paraId="240B97FD" w15:done="0"/>
  <w15:commentEx w15:paraId="5499CE4C" w15:done="0"/>
  <w15:commentEx w15:paraId="77616B93" w15:done="0"/>
  <w15:commentEx w15:paraId="7FE892B4" w15:done="0"/>
  <w15:commentEx w15:paraId="75614D3C" w15:done="0"/>
  <w15:commentEx w15:paraId="7A06BA8E" w15:done="0"/>
  <w15:commentEx w15:paraId="65A44020" w15:done="0"/>
  <w15:commentEx w15:paraId="2B7929B6" w15:done="0"/>
  <w15:commentEx w15:paraId="77D26BEA" w15:done="0"/>
  <w15:commentEx w15:paraId="09220D24" w15:done="0"/>
  <w15:commentEx w15:paraId="75A44CC8" w15:done="0"/>
  <w15:commentEx w15:paraId="5CA8E936" w15:done="0"/>
  <w15:commentEx w15:paraId="3FAAE1D7" w15:done="0"/>
  <w15:commentEx w15:paraId="1C3279E6" w15:done="0"/>
  <w15:commentEx w15:paraId="4569FD41" w15:done="0"/>
  <w15:commentEx w15:paraId="34432D9C" w15:done="0"/>
  <w15:commentEx w15:paraId="2B66862B" w15:done="0"/>
  <w15:commentEx w15:paraId="635D0DDC" w15:done="0"/>
  <w15:commentEx w15:paraId="72994766" w15:done="0"/>
  <w15:commentEx w15:paraId="72CAF0DB" w15:done="0"/>
  <w15:commentEx w15:paraId="3AED3426" w15:done="0"/>
  <w15:commentEx w15:paraId="58AAAC8F" w15:done="0"/>
  <w15:commentEx w15:paraId="671C48E7" w15:done="0"/>
  <w15:commentEx w15:paraId="5AA7BAC0" w15:done="0"/>
  <w15:commentEx w15:paraId="5A7E1053" w15:done="0"/>
  <w15:commentEx w15:paraId="678AA689" w15:done="0"/>
  <w15:commentEx w15:paraId="0A0D4B47" w15:done="0"/>
  <w15:commentEx w15:paraId="70E6D37A" w15:done="0"/>
  <w15:commentEx w15:paraId="0779E7FC" w15:done="0"/>
  <w15:commentEx w15:paraId="71A062EC" w15:done="0"/>
  <w15:commentEx w15:paraId="23878DEE" w15:done="0"/>
  <w15:commentEx w15:paraId="588B6F16" w15:done="0"/>
  <w15:commentEx w15:paraId="77AF8DD0" w15:done="0"/>
  <w15:commentEx w15:paraId="2C710DC6" w15:done="0"/>
  <w15:commentEx w15:paraId="355B9A72" w15:done="0"/>
  <w15:commentEx w15:paraId="5AAFB3C2" w15:done="0"/>
  <w15:commentEx w15:paraId="308DB9DA" w15:done="0"/>
  <w15:commentEx w15:paraId="57224F1D" w15:done="0"/>
  <w15:commentEx w15:paraId="683DB7CA" w15:done="0"/>
  <w15:commentEx w15:paraId="7031AA11" w15:done="0"/>
  <w15:commentEx w15:paraId="773AA0FB" w15:done="0"/>
  <w15:commentEx w15:paraId="662F5706" w15:done="0"/>
  <w15:commentEx w15:paraId="0A6376F3" w15:done="0"/>
  <w15:commentEx w15:paraId="3B0088A7" w15:done="0"/>
  <w15:commentEx w15:paraId="1F9ED163" w15:done="0"/>
  <w15:commentEx w15:paraId="4492428D" w15:done="0"/>
  <w15:commentEx w15:paraId="2D59B8EF" w15:done="0"/>
  <w15:commentEx w15:paraId="04C651A3" w15:done="0"/>
  <w15:commentEx w15:paraId="69B65626" w15:done="0"/>
  <w15:commentEx w15:paraId="384BE467" w15:done="0"/>
  <w15:commentEx w15:paraId="11869CFF" w15:done="0"/>
  <w15:commentEx w15:paraId="0A8CBBE6" w15:done="0"/>
  <w15:commentEx w15:paraId="2AB3FC8C" w15:done="0"/>
  <w15:commentEx w15:paraId="5278B866" w15:done="0"/>
  <w15:commentEx w15:paraId="3E215E16" w15:done="0"/>
  <w15:commentEx w15:paraId="779063BD" w15:done="0"/>
  <w15:commentEx w15:paraId="3FDFA68C" w15:done="0"/>
  <w15:commentEx w15:paraId="342E97A0" w15:done="0"/>
  <w15:commentEx w15:paraId="0D043E8A" w15:done="0"/>
  <w15:commentEx w15:paraId="442DB35F" w15:done="0"/>
  <w15:commentEx w15:paraId="41FC0D16" w15:done="0"/>
  <w15:commentEx w15:paraId="7C7BB80E" w15:done="0"/>
  <w15:commentEx w15:paraId="26FFDD2F" w15:done="0"/>
  <w15:commentEx w15:paraId="2A6DBB7D" w15:done="0"/>
  <w15:commentEx w15:paraId="651121FB" w15:done="0"/>
  <w15:commentEx w15:paraId="7979BCEF" w15:done="0"/>
  <w15:commentEx w15:paraId="5B6433C8" w15:done="0"/>
  <w15:commentEx w15:paraId="064F4D7D" w15:done="0"/>
  <w15:commentEx w15:paraId="2BD3F501" w15:done="0"/>
  <w15:commentEx w15:paraId="72F9E4A5" w15:done="0"/>
  <w15:commentEx w15:paraId="32CBE6A4" w15:done="0"/>
  <w15:commentEx w15:paraId="197AFD41" w15:done="0"/>
  <w15:commentEx w15:paraId="134A7F7C" w15:done="0"/>
  <w15:commentEx w15:paraId="14E692B9" w15:done="0"/>
  <w15:commentEx w15:paraId="0EE0DABF" w15:done="0"/>
  <w15:commentEx w15:paraId="6D6A41FB" w15:done="0"/>
  <w15:commentEx w15:paraId="3B95421B" w15:done="0"/>
  <w15:commentEx w15:paraId="7D0C422D" w15:done="0"/>
  <w15:commentEx w15:paraId="4C8C3285" w15:done="0"/>
  <w15:commentEx w15:paraId="1F8CCC00" w15:done="0"/>
  <w15:commentEx w15:paraId="2BF58C79" w15:done="0"/>
  <w15:commentEx w15:paraId="5678113D" w15:done="0"/>
  <w15:commentEx w15:paraId="19210BC6" w15:done="0"/>
  <w15:commentEx w15:paraId="3444297C" w15:done="0"/>
  <w15:commentEx w15:paraId="7BAF21CA" w15:done="0"/>
  <w15:commentEx w15:paraId="704A038C" w15:done="0"/>
  <w15:commentEx w15:paraId="35B54F5C" w15:done="0"/>
  <w15:commentEx w15:paraId="3794A6BF" w15:done="0"/>
  <w15:commentEx w15:paraId="094BED64" w15:done="0"/>
  <w15:commentEx w15:paraId="1F3A3325" w15:done="0"/>
  <w15:commentEx w15:paraId="69D027B8" w15:done="0"/>
  <w15:commentEx w15:paraId="4CB9371D" w15:done="0"/>
  <w15:commentEx w15:paraId="673EADFB" w15:done="0"/>
  <w15:commentEx w15:paraId="7739C5BF" w15:done="0"/>
  <w15:commentEx w15:paraId="1F19224C" w15:done="0"/>
  <w15:commentEx w15:paraId="4CA768F6" w15:done="0"/>
  <w15:commentEx w15:paraId="43B14912" w15:done="0"/>
  <w15:commentEx w15:paraId="5E0A0BCF" w15:done="0"/>
  <w15:commentEx w15:paraId="129A845D" w15:done="0"/>
  <w15:commentEx w15:paraId="0E33523A" w15:done="0"/>
  <w15:commentEx w15:paraId="6FD7FBE3" w15:done="0"/>
  <w15:commentEx w15:paraId="79BE88DC" w15:done="0"/>
  <w15:commentEx w15:paraId="3D3BF66E" w15:done="0"/>
  <w15:commentEx w15:paraId="020E85B1" w15:done="0"/>
  <w15:commentEx w15:paraId="643F08E8" w15:done="0"/>
  <w15:commentEx w15:paraId="69C91765" w15:done="0"/>
  <w15:commentEx w15:paraId="60B06C2D" w15:done="0"/>
  <w15:commentEx w15:paraId="3F1E8870" w15:done="0"/>
  <w15:commentEx w15:paraId="398E7926" w15:done="0"/>
  <w15:commentEx w15:paraId="5A8774F4" w15:done="0"/>
  <w15:commentEx w15:paraId="784A9C91" w15:done="0"/>
  <w15:commentEx w15:paraId="59156486" w15:done="0"/>
  <w15:commentEx w15:paraId="19DE380D" w15:done="0"/>
  <w15:commentEx w15:paraId="0A7380F0" w15:done="0"/>
  <w15:commentEx w15:paraId="18C1F58A" w15:done="0"/>
  <w15:commentEx w15:paraId="3C8E6FBE" w15:done="0"/>
  <w15:commentEx w15:paraId="1ECE3A8A" w15:done="0"/>
  <w15:commentEx w15:paraId="0061991A" w15:done="0"/>
  <w15:commentEx w15:paraId="6132A692" w15:done="0"/>
  <w15:commentEx w15:paraId="6DEF62DA" w15:done="0"/>
  <w15:commentEx w15:paraId="6D604A06" w15:done="0"/>
  <w15:commentEx w15:paraId="01150A62" w15:done="0"/>
  <w15:commentEx w15:paraId="08A80818" w15:done="0"/>
  <w15:commentEx w15:paraId="13F44C18" w15:done="0"/>
  <w15:commentEx w15:paraId="3E8D862F" w15:done="0"/>
  <w15:commentEx w15:paraId="3E65500D" w15:done="0"/>
  <w15:commentEx w15:paraId="09BDFCC4" w15:done="0"/>
  <w15:commentEx w15:paraId="38A3F4A0" w15:done="0"/>
  <w15:commentEx w15:paraId="37263D8A" w15:done="0"/>
  <w15:commentEx w15:paraId="1422B067" w15:done="0"/>
  <w15:commentEx w15:paraId="4D0A8FD8" w15:done="0"/>
  <w15:commentEx w15:paraId="41EDEBAF" w15:done="0"/>
  <w15:commentEx w15:paraId="75AEF096" w15:done="0"/>
  <w15:commentEx w15:paraId="400AD851" w15:done="0"/>
  <w15:commentEx w15:paraId="4C302C70" w15:done="0"/>
  <w15:commentEx w15:paraId="39DC5589" w15:done="0"/>
  <w15:commentEx w15:paraId="0159EDA9" w15:done="0"/>
  <w15:commentEx w15:paraId="6F91334D" w15:done="0"/>
  <w15:commentEx w15:paraId="6EF065FA" w15:done="0"/>
  <w15:commentEx w15:paraId="6796FB89" w15:done="0"/>
  <w15:commentEx w15:paraId="1E56A372" w15:done="0"/>
  <w15:commentEx w15:paraId="011749EF" w15:done="0"/>
  <w15:commentEx w15:paraId="632D49C8" w15:done="0"/>
  <w15:commentEx w15:paraId="4C5660BA" w15:done="0"/>
  <w15:commentEx w15:paraId="3D80BC3D" w15:done="0"/>
  <w15:commentEx w15:paraId="35816A0F" w15:done="0"/>
  <w15:commentEx w15:paraId="1D8BBC8A" w15:done="0"/>
  <w15:commentEx w15:paraId="41E0A755" w15:done="0"/>
  <w15:commentEx w15:paraId="69B81324" w15:done="0"/>
  <w15:commentEx w15:paraId="5A1C7F0E" w15:done="0"/>
  <w15:commentEx w15:paraId="04008562" w15:done="0"/>
  <w15:commentEx w15:paraId="24A8E221" w15:done="0"/>
  <w15:commentEx w15:paraId="3B6E2EDF" w15:done="0"/>
  <w15:commentEx w15:paraId="040BFE30" w15:done="0"/>
  <w15:commentEx w15:paraId="627E87F1" w15:done="0"/>
  <w15:commentEx w15:paraId="7D19383C" w15:done="0"/>
  <w15:commentEx w15:paraId="4B3EB1CE" w15:done="0"/>
  <w15:commentEx w15:paraId="00F175A4" w15:done="0"/>
  <w15:commentEx w15:paraId="2E5D747E" w15:done="0"/>
  <w15:commentEx w15:paraId="4921D631" w15:done="0"/>
  <w15:commentEx w15:paraId="619F058C" w15:done="0"/>
  <w15:commentEx w15:paraId="5F06896B" w15:done="0"/>
  <w15:commentEx w15:paraId="1ADB188A" w15:done="0"/>
  <w15:commentEx w15:paraId="274770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905A522" w16cex:dateUtc="2026-08-10T20:14:00Z"/>
  <w16cex:commentExtensible w16cex:durableId="12ED6187" w16cex:dateUtc="2026-08-10T20:18:00Z"/>
  <w16cex:commentExtensible w16cex:durableId="6D256C47" w16cex:dateUtc="2026-08-10T20:22:00Z"/>
  <w16cex:commentExtensible w16cex:durableId="581994A7" w16cex:dateUtc="2026-08-10T20:22:00Z"/>
  <w16cex:commentExtensible w16cex:durableId="1C8B5B15" w16cex:dateUtc="2026-08-10T20:25:00Z"/>
  <w16cex:commentExtensible w16cex:durableId="75423768" w16cex:dateUtc="2026-08-10T20:24:00Z"/>
  <w16cex:commentExtensible w16cex:durableId="0B3BD07A" w16cex:dateUtc="2026-08-10T20:24:00Z"/>
  <w16cex:commentExtensible w16cex:durableId="67D23E8D" w16cex:dateUtc="2026-08-10T20:28:00Z"/>
  <w16cex:commentExtensible w16cex:durableId="030AAD07" w16cex:dateUtc="2026-08-10T21:22:00Z"/>
  <w16cex:commentExtensible w16cex:durableId="235D1E70" w16cex:dateUtc="2026-08-10T21:22:00Z"/>
  <w16cex:commentExtensible w16cex:durableId="1E52B718" w16cex:dateUtc="2026-08-10T20:32:00Z"/>
  <w16cex:commentExtensible w16cex:durableId="60E7852E" w16cex:dateUtc="2026-08-10T20:29:00Z"/>
  <w16cex:commentExtensible w16cex:durableId="0A474469" w16cex:dateUtc="2026-08-10T20:31:00Z"/>
  <w16cex:commentExtensible w16cex:durableId="6EE1252F" w16cex:dateUtc="2026-08-10T20:32:00Z"/>
  <w16cex:commentExtensible w16cex:durableId="43564086" w16cex:dateUtc="2026-08-10T18:31:00Z"/>
  <w16cex:commentExtensible w16cex:durableId="01B96690" w16cex:dateUtc="2026-08-10T21:33:00Z"/>
  <w16cex:commentExtensible w16cex:durableId="2623F916" w16cex:dateUtc="2026-08-10T21:35:00Z"/>
  <w16cex:commentExtensible w16cex:durableId="7CA4A51B" w16cex:dateUtc="2026-08-10T18:45:00Z"/>
  <w16cex:commentExtensible w16cex:durableId="02E99E92" w16cex:dateUtc="2026-08-10T21:39:00Z"/>
  <w16cex:commentExtensible w16cex:durableId="416D7B02" w16cex:dateUtc="2026-08-10T21:37:00Z"/>
  <w16cex:commentExtensible w16cex:durableId="5548F3BB" w16cex:dateUtc="2026-08-10T21:37:00Z"/>
  <w16cex:commentExtensible w16cex:durableId="17E4DFDB" w16cex:dateUtc="2026-08-11T13:49:00Z"/>
  <w16cex:commentExtensible w16cex:durableId="4933B7C6" w16cex:dateUtc="2026-08-11T13:52:00Z"/>
  <w16cex:commentExtensible w16cex:durableId="0995E462" w16cex:dateUtc="2026-08-10T18:47:00Z"/>
  <w16cex:commentExtensible w16cex:durableId="62179CA7" w16cex:dateUtc="2026-08-10T22:06:00Z"/>
  <w16cex:commentExtensible w16cex:durableId="4B14002B" w16cex:dateUtc="2026-08-10T21:55:00Z"/>
  <w16cex:commentExtensible w16cex:durableId="37C8DFF2" w16cex:dateUtc="2026-08-11T14:20:00Z"/>
  <w16cex:commentExtensible w16cex:durableId="2A01EC17" w16cex:dateUtc="2026-08-10T21:57:00Z"/>
  <w16cex:commentExtensible w16cex:durableId="4B3D2976" w16cex:dateUtc="2026-08-10T22:01:00Z"/>
  <w16cex:commentExtensible w16cex:durableId="4EB2172A" w16cex:dateUtc="2026-08-11T14:29:00Z"/>
  <w16cex:commentExtensible w16cex:durableId="6185E8F1" w16cex:dateUtc="2026-08-10T22:09:00Z"/>
  <w16cex:commentExtensible w16cex:durableId="07392B24" w16cex:dateUtc="2026-08-10T21:41:00Z"/>
  <w16cex:commentExtensible w16cex:durableId="3BF4DC35" w16cex:dateUtc="2026-08-11T09:59:00Z"/>
  <w16cex:commentExtensible w16cex:durableId="68A37BB0" w16cex:dateUtc="2026-08-11T09:59:00Z"/>
  <w16cex:commentExtensible w16cex:durableId="61C5DF53" w16cex:dateUtc="2026-08-11T10:01:00Z"/>
  <w16cex:commentExtensible w16cex:durableId="40B272A8" w16cex:dateUtc="2026-08-11T13:42:00Z"/>
  <w16cex:commentExtensible w16cex:durableId="65B6B21D" w16cex:dateUtc="2026-08-11T10:00:00Z"/>
  <w16cex:commentExtensible w16cex:durableId="4641DF37" w16cex:dateUtc="2026-08-11T10:00:00Z"/>
  <w16cex:commentExtensible w16cex:durableId="3C7C80EA" w16cex:dateUtc="2026-08-11T13:54:00Z"/>
  <w16cex:commentExtensible w16cex:durableId="507AD84F" w16cex:dateUtc="2026-08-11T13:27:00Z"/>
  <w16cex:commentExtensible w16cex:durableId="080106B7" w16cex:dateUtc="2026-08-11T13:57:00Z"/>
  <w16cex:commentExtensible w16cex:durableId="58596F06" w16cex:dateUtc="2026-08-11T10:16:00Z"/>
  <w16cex:commentExtensible w16cex:durableId="16EEA06E" w16cex:dateUtc="2026-08-11T10:02:00Z"/>
  <w16cex:commentExtensible w16cex:durableId="6A1B241F" w16cex:dateUtc="2026-08-11T14:01:00Z"/>
  <w16cex:commentExtensible w16cex:durableId="408F6F76" w16cex:dateUtc="2026-08-11T10:30:00Z"/>
  <w16cex:commentExtensible w16cex:durableId="4B0538D6" w16cex:dateUtc="2026-08-11T10:18:00Z"/>
  <w16cex:commentExtensible w16cex:durableId="56EE4CC7" w16cex:dateUtc="2026-08-11T14:05:00Z"/>
  <w16cex:commentExtensible w16cex:durableId="6E36595A" w16cex:dateUtc="2026-08-11T14:13:00Z"/>
  <w16cex:commentExtensible w16cex:durableId="51604E89" w16cex:dateUtc="2026-08-11T14:06:00Z"/>
  <w16cex:commentExtensible w16cex:durableId="496E1C64" w16cex:dateUtc="2026-08-11T14:08:00Z"/>
  <w16cex:commentExtensible w16cex:durableId="5A2BE596" w16cex:dateUtc="2026-08-11T14:14:00Z"/>
  <w16cex:commentExtensible w16cex:durableId="19BC6CEF" w16cex:dateUtc="2026-08-11T14:09:00Z"/>
  <w16cex:commentExtensible w16cex:durableId="5D054686" w16cex:dateUtc="2026-08-10T19:29:00Z"/>
  <w16cex:commentExtensible w16cex:durableId="758296EF" w16cex:dateUtc="2026-08-11T14:50:00Z"/>
  <w16cex:commentExtensible w16cex:durableId="1A8ECDA4" w16cex:dateUtc="2026-08-11T14:51:00Z"/>
  <w16cex:commentExtensible w16cex:durableId="600B36F7" w16cex:dateUtc="2026-08-11T15:09:00Z"/>
  <w16cex:commentExtensible w16cex:durableId="58A8A96B" w16cex:dateUtc="2026-08-11T14:42:00Z"/>
  <w16cex:commentExtensible w16cex:durableId="2E3E0A39" w16cex:dateUtc="2026-08-11T14:52:00Z"/>
  <w16cex:commentExtensible w16cex:durableId="41E22F1C" w16cex:dateUtc="2026-08-11T15:22:00Z"/>
  <w16cex:commentExtensible w16cex:durableId="3942D6DB" w16cex:dateUtc="2026-08-11T14:56:00Z"/>
  <w16cex:commentExtensible w16cex:durableId="200F07E4" w16cex:dateUtc="2026-08-11T14:53:00Z"/>
  <w16cex:commentExtensible w16cex:durableId="2F4890E4" w16cex:dateUtc="2026-08-11T15:04:00Z"/>
  <w16cex:commentExtensible w16cex:durableId="639438AC" w16cex:dateUtc="2026-08-11T14:34:00Z"/>
  <w16cex:commentExtensible w16cex:durableId="3D73DF85" w16cex:dateUtc="2026-08-11T15:17:00Z"/>
  <w16cex:commentExtensible w16cex:durableId="6702ABCC" w16cex:dateUtc="2026-08-11T14:46:00Z"/>
  <w16cex:commentExtensible w16cex:durableId="0A11DD3F" w16cex:dateUtc="2026-08-11T14:59:00Z"/>
  <w16cex:commentExtensible w16cex:durableId="5DC5E451" w16cex:dateUtc="2026-08-11T14:55:00Z"/>
  <w16cex:commentExtensible w16cex:durableId="0B73905B" w16cex:dateUtc="2026-08-11T15:20:00Z"/>
  <w16cex:commentExtensible w16cex:durableId="2694B1DD" w16cex:dateUtc="2026-08-11T14:56:00Z"/>
  <w16cex:commentExtensible w16cex:durableId="62A2A6D4" w16cex:dateUtc="2026-08-11T15:56:00Z"/>
  <w16cex:commentExtensible w16cex:durableId="3B4FABF2" w16cex:dateUtc="2026-08-11T16:17:00Z"/>
  <w16cex:commentExtensible w16cex:durableId="5B227056" w16cex:dateUtc="2026-08-11T16:09:00Z"/>
  <w16cex:commentExtensible w16cex:durableId="6E70C9EB" w16cex:dateUtc="2026-08-11T15:59:00Z"/>
  <w16cex:commentExtensible w16cex:durableId="164F7C0D" w16cex:dateUtc="2026-08-11T15:39:00Z"/>
  <w16cex:commentExtensible w16cex:durableId="0FA3E2FE" w16cex:dateUtc="2026-08-11T16:01:00Z"/>
  <w16cex:commentExtensible w16cex:durableId="0B5F704D" w16cex:dateUtc="2026-08-11T15:39:00Z"/>
  <w16cex:commentExtensible w16cex:durableId="6DFBD9AA" w16cex:dateUtc="2026-08-11T15:47:00Z"/>
  <w16cex:commentExtensible w16cex:durableId="4CEEF98D" w16cex:dateUtc="2026-08-11T15:48:00Z"/>
  <w16cex:commentExtensible w16cex:durableId="79D955DA" w16cex:dateUtc="2026-08-11T13:46:00Z"/>
  <w16cex:commentExtensible w16cex:durableId="1237786C" w16cex:dateUtc="2026-08-11T18:32:00Z"/>
  <w16cex:commentExtensible w16cex:durableId="3420B660" w16cex:dateUtc="2026-08-11T18:31:00Z"/>
  <w16cex:commentExtensible w16cex:durableId="0A1E2E54" w16cex:dateUtc="2026-08-11T17:29:00Z"/>
  <w16cex:commentExtensible w16cex:durableId="54E4954C" w16cex:dateUtc="2026-08-11T17:22:00Z"/>
  <w16cex:commentExtensible w16cex:durableId="6FDE825C" w16cex:dateUtc="2026-08-11T17:22:00Z"/>
  <w16cex:commentExtensible w16cex:durableId="4A89C250" w16cex:dateUtc="2026-08-11T18:21:00Z"/>
  <w16cex:commentExtensible w16cex:durableId="5951CF9A" w16cex:dateUtc="2026-08-11T17:29:00Z"/>
  <w16cex:commentExtensible w16cex:durableId="19349EEE" w16cex:dateUtc="2026-08-11T17:30:00Z"/>
  <w16cex:commentExtensible w16cex:durableId="21CDF3C2" w16cex:dateUtc="2026-08-11T17:30:00Z"/>
  <w16cex:commentExtensible w16cex:durableId="197EE4AC" w16cex:dateUtc="2026-08-11T18:24:00Z"/>
  <w16cex:commentExtensible w16cex:durableId="051C71B3" w16cex:dateUtc="2026-08-11T18:26:00Z"/>
  <w16cex:commentExtensible w16cex:durableId="631DB1DC" w16cex:dateUtc="2026-08-11T18:27:00Z"/>
  <w16cex:commentExtensible w16cex:durableId="4A20A1A2" w16cex:dateUtc="2026-08-11T18:28:00Z"/>
  <w16cex:commentExtensible w16cex:durableId="052E2267" w16cex:dateUtc="2026-08-11T19:34:00Z"/>
  <w16cex:commentExtensible w16cex:durableId="6C097568" w16cex:dateUtc="2026-08-11T19:47:00Z"/>
  <w16cex:commentExtensible w16cex:durableId="50F03252" w16cex:dateUtc="2026-08-11T19:53:00Z"/>
  <w16cex:commentExtensible w16cex:durableId="12E65092" w16cex:dateUtc="2026-08-11T19:54:00Z"/>
  <w16cex:commentExtensible w16cex:durableId="116F0979" w16cex:dateUtc="2026-08-11T19:35:00Z"/>
  <w16cex:commentExtensible w16cex:durableId="404F9394" w16cex:dateUtc="2026-08-11T19:38:00Z"/>
  <w16cex:commentExtensible w16cex:durableId="23A1B81F" w16cex:dateUtc="2026-08-11T19:43:00Z"/>
  <w16cex:commentExtensible w16cex:durableId="5F5AA4FB" w16cex:dateUtc="2026-08-11T20:26:00Z"/>
  <w16cex:commentExtensible w16cex:durableId="2FC68C68" w16cex:dateUtc="2026-08-11T20:17:00Z"/>
  <w16cex:commentExtensible w16cex:durableId="6A600030" w16cex:dateUtc="2026-08-11T20:22:00Z"/>
  <w16cex:commentExtensible w16cex:durableId="69124D65" w16cex:dateUtc="2026-08-10T18:37:00Z"/>
  <w16cex:commentExtensible w16cex:durableId="11DFCC28" w16cex:dateUtc="2026-08-11T21:00:00Z"/>
  <w16cex:commentExtensible w16cex:durableId="30AEE875" w16cex:dateUtc="2026-08-11T21:00:00Z"/>
  <w16cex:commentExtensible w16cex:durableId="615035E1" w16cex:dateUtc="2026-08-11T21:01:00Z"/>
  <w16cex:commentExtensible w16cex:durableId="07D1BAFF" w16cex:dateUtc="2026-08-10T18:55:00Z"/>
  <w16cex:commentExtensible w16cex:durableId="015C5F29" w16cex:dateUtc="2026-08-11T21:01:00Z"/>
  <w16cex:commentExtensible w16cex:durableId="4D05D522" w16cex:dateUtc="2026-08-11T21:02:00Z"/>
  <w16cex:commentExtensible w16cex:durableId="4711E8EA" w16cex:dateUtc="2026-08-11T21:02:00Z"/>
  <w16cex:commentExtensible w16cex:durableId="579B6A10" w16cex:dateUtc="2026-08-10T19:10:00Z"/>
  <w16cex:commentExtensible w16cex:durableId="6AE4B7CD" w16cex:dateUtc="2026-08-11T21:36:00Z"/>
  <w16cex:commentExtensible w16cex:durableId="3BBD701A" w16cex:dateUtc="2026-08-11T21:33:00Z"/>
  <w16cex:commentExtensible w16cex:durableId="626ECF3F" w16cex:dateUtc="2026-08-11T21:34:00Z"/>
  <w16cex:commentExtensible w16cex:durableId="5B8A24F1" w16cex:dateUtc="2026-08-11T21:34:00Z"/>
  <w16cex:commentExtensible w16cex:durableId="638D0D60" w16cex:dateUtc="2026-08-11T21:37:00Z"/>
  <w16cex:commentExtensible w16cex:durableId="6964CB6D" w16cex:dateUtc="2026-08-11T21:37:00Z"/>
  <w16cex:commentExtensible w16cex:durableId="76BC25AF" w16cex:dateUtc="2026-08-11T21:37:00Z"/>
  <w16cex:commentExtensible w16cex:durableId="16BDA71F" w16cex:dateUtc="2026-08-11T21:35:00Z"/>
  <w16cex:commentExtensible w16cex:durableId="3E076792" w16cex:dateUtc="2026-08-11T21:46:00Z"/>
  <w16cex:commentExtensible w16cex:durableId="7B12A879" w16cex:dateUtc="2026-08-11T21:48:00Z"/>
  <w16cex:commentExtensible w16cex:durableId="049A9BEA" w16cex:dateUtc="2026-08-11T21:45:00Z"/>
  <w16cex:commentExtensible w16cex:durableId="0D2915EB" w16cex:dateUtc="2026-08-11T21:46:00Z"/>
  <w16cex:commentExtensible w16cex:durableId="48028461" w16cex:dateUtc="2026-08-11T21:48:00Z"/>
  <w16cex:commentExtensible w16cex:durableId="1ADD63B1" w16cex:dateUtc="2026-08-11T21:48:00Z"/>
  <w16cex:commentExtensible w16cex:durableId="60191AAF" w16cex:dateUtc="2026-08-11T21:49:00Z"/>
  <w16cex:commentExtensible w16cex:durableId="71EEBD45" w16cex:dateUtc="2026-08-11T21:49:00Z"/>
  <w16cex:commentExtensible w16cex:durableId="67B87569" w16cex:dateUtc="2026-08-12T12:04:00Z"/>
  <w16cex:commentExtensible w16cex:durableId="059C87CF" w16cex:dateUtc="2026-08-12T10:09:00Z"/>
  <w16cex:commentExtensible w16cex:durableId="41EFEA4D" w16cex:dateUtc="2026-08-12T11:53:00Z"/>
  <w16cex:commentExtensible w16cex:durableId="6DCBBC91" w16cex:dateUtc="2026-08-12T10:04:00Z"/>
  <w16cex:commentExtensible w16cex:durableId="6A6FC05A" w16cex:dateUtc="2026-08-12T10:05:00Z"/>
  <w16cex:commentExtensible w16cex:durableId="4AAEABAA" w16cex:dateUtc="2026-08-12T11:56:00Z"/>
  <w16cex:commentExtensible w16cex:durableId="60ED9210" w16cex:dateUtc="2026-08-12T11:56:00Z"/>
  <w16cex:commentExtensible w16cex:durableId="3E7C052E" w16cex:dateUtc="2026-08-12T11:57:00Z"/>
  <w16cex:commentExtensible w16cex:durableId="0EF20C37" w16cex:dateUtc="2026-08-12T11:56:00Z"/>
  <w16cex:commentExtensible w16cex:durableId="44C456DB" w16cex:dateUtc="2026-08-12T12:11:00Z"/>
  <w16cex:commentExtensible w16cex:durableId="37913E6E" w16cex:dateUtc="2026-08-12T12:11:00Z"/>
  <w16cex:commentExtensible w16cex:durableId="7F00F056" w16cex:dateUtc="2026-08-12T11:58:00Z"/>
  <w16cex:commentExtensible w16cex:durableId="31294EDD" w16cex:dateUtc="2026-08-12T12:14:00Z"/>
  <w16cex:commentExtensible w16cex:durableId="0B343D7E" w16cex:dateUtc="2026-08-12T12:33:00Z"/>
  <w16cex:commentExtensible w16cex:durableId="431639F4" w16cex:dateUtc="2026-08-12T12:28:00Z"/>
  <w16cex:commentExtensible w16cex:durableId="13D20801" w16cex:dateUtc="2026-08-12T12:29:00Z"/>
  <w16cex:commentExtensible w16cex:durableId="30E7BE72" w16cex:dateUtc="2026-08-12T12:33:00Z"/>
  <w16cex:commentExtensible w16cex:durableId="694C9AD7" w16cex:dateUtc="2026-08-12T12:28:00Z"/>
  <w16cex:commentExtensible w16cex:durableId="77B09924" w16cex:dateUtc="2026-08-12T12:29:00Z"/>
  <w16cex:commentExtensible w16cex:durableId="06F66FB3" w16cex:dateUtc="2026-08-12T12:31:00Z"/>
  <w16cex:commentExtensible w16cex:durableId="11D84537" w16cex:dateUtc="2026-08-12T12:30:00Z"/>
  <w16cex:commentExtensible w16cex:durableId="5B2B0CD9" w16cex:dateUtc="2026-08-12T12:31:00Z"/>
  <w16cex:commentExtensible w16cex:durableId="77C71046" w16cex:dateUtc="2026-08-12T12:47:00Z"/>
  <w16cex:commentExtensible w16cex:durableId="362EBEB7" w16cex:dateUtc="2026-08-12T12:47:00Z"/>
  <w16cex:commentExtensible w16cex:durableId="1EEC8747" w16cex:dateUtc="2026-08-12T12:48:00Z"/>
  <w16cex:commentExtensible w16cex:durableId="73F52E61" w16cex:dateUtc="2026-08-12T12:48:00Z"/>
  <w16cex:commentExtensible w16cex:durableId="7CD0F9F1" w16cex:dateUtc="2026-08-12T12:48:00Z"/>
  <w16cex:commentExtensible w16cex:durableId="084F004B" w16cex:dateUtc="2026-08-12T12:51:00Z"/>
  <w16cex:commentExtensible w16cex:durableId="0BC4EA0A" w16cex:dateUtc="2026-08-12T12:52:00Z"/>
  <w16cex:commentExtensible w16cex:durableId="467E2030" w16cex:dateUtc="2026-08-12T12:53:00Z"/>
  <w16cex:commentExtensible w16cex:durableId="1AF0C2BD" w16cex:dateUtc="2026-08-12T12:56:00Z"/>
  <w16cex:commentExtensible w16cex:durableId="297B54BF" w16cex:dateUtc="2026-08-12T12:55:00Z"/>
  <w16cex:commentExtensible w16cex:durableId="69BC3FCA" w16cex:dateUtc="2026-08-12T12:56:00Z"/>
  <w16cex:commentExtensible w16cex:durableId="77FE11CA" w16cex:dateUtc="2026-08-12T12:57:00Z"/>
  <w16cex:commentExtensible w16cex:durableId="7E0A0760" w16cex:dateUtc="2026-08-12T12:57:00Z"/>
  <w16cex:commentExtensible w16cex:durableId="037627FF" w16cex:dateUtc="2026-08-12T13:38:00Z"/>
  <w16cex:commentExtensible w16cex:durableId="2E71D4BF" w16cex:dateUtc="2026-08-12T13:45:00Z"/>
  <w16cex:commentExtensible w16cex:durableId="6B24884F" w16cex:dateUtc="2026-08-12T13:46:00Z"/>
  <w16cex:commentExtensible w16cex:durableId="7B1CB44C" w16cex:dateUtc="2026-08-12T13:45:00Z"/>
  <w16cex:commentExtensible w16cex:durableId="7DBC9F6E" w16cex:dateUtc="2026-08-12T13:46:00Z"/>
  <w16cex:commentExtensible w16cex:durableId="56F98F04" w16cex:dateUtc="2026-08-12T13:47:00Z"/>
  <w16cex:commentExtensible w16cex:durableId="2144C522" w16cex:dateUtc="2026-08-12T13:48:00Z"/>
  <w16cex:commentExtensible w16cex:durableId="0632454E" w16cex:dateUtc="2026-08-12T13:47:00Z"/>
  <w16cex:commentExtensible w16cex:durableId="23A6DEA9" w16cex:dateUtc="2026-08-12T13:48:00Z"/>
  <w16cex:commentExtensible w16cex:durableId="139C89AC" w16cex:dateUtc="2026-08-12T14:11:00Z"/>
  <w16cex:commentExtensible w16cex:durableId="58CE2FD7" w16cex:dateUtc="2026-08-12T14:13:00Z"/>
  <w16cex:commentExtensible w16cex:durableId="76668077" w16cex:dateUtc="2026-08-12T14:13:00Z"/>
  <w16cex:commentExtensible w16cex:durableId="10930A9A" w16cex:dateUtc="2026-08-12T14:12:00Z"/>
  <w16cex:commentExtensible w16cex:durableId="69D1EAE9" w16cex:dateUtc="2026-08-12T14:11:00Z"/>
  <w16cex:commentExtensible w16cex:durableId="71463785" w16cex:dateUtc="2026-08-12T14:11:00Z"/>
  <w16cex:commentExtensible w16cex:durableId="5249DC72" w16cex:dateUtc="2026-08-12T14:09:00Z"/>
  <w16cex:commentExtensible w16cex:durableId="7E4909F3" w16cex:dateUtc="2026-08-12T14:10:00Z"/>
  <w16cex:commentExtensible w16cex:durableId="62077119" w16cex:dateUtc="2026-08-12T14:19:00Z"/>
  <w16cex:commentExtensible w16cex:durableId="46F0C8BF" w16cex:dateUtc="2026-08-12T14:21:00Z"/>
  <w16cex:commentExtensible w16cex:durableId="3CE995C1" w16cex:dateUtc="2026-08-12T14:22:00Z"/>
  <w16cex:commentExtensible w16cex:durableId="21DA5EF1" w16cex:dateUtc="2026-08-12T14:22:00Z"/>
  <w16cex:commentExtensible w16cex:durableId="2C300991" w16cex:dateUtc="2026-08-12T14:22:00Z"/>
  <w16cex:commentExtensible w16cex:durableId="33B3A6CA" w16cex:dateUtc="2026-08-12T14:22:00Z"/>
  <w16cex:commentExtensible w16cex:durableId="34AB6A67" w16cex:dateUtc="2026-08-12T14:23:00Z"/>
  <w16cex:commentExtensible w16cex:durableId="2786779D" w16cex:dateUtc="2026-08-12T14:23:00Z"/>
  <w16cex:commentExtensible w16cex:durableId="1185CDBC" w16cex:dateUtc="2026-08-12T14:23:00Z"/>
  <w16cex:commentExtensible w16cex:durableId="1E6DBA9B" w16cex:dateUtc="2026-08-12T14:31:00Z"/>
  <w16cex:commentExtensible w16cex:durableId="2C295981" w16cex:dateUtc="2026-08-12T14:28:00Z"/>
  <w16cex:commentExtensible w16cex:durableId="7C990337" w16cex:dateUtc="2026-08-12T14:28:00Z"/>
  <w16cex:commentExtensible w16cex:durableId="16E83121" w16cex:dateUtc="2026-08-12T14:29:00Z"/>
  <w16cex:commentExtensible w16cex:durableId="32E394A5" w16cex:dateUtc="2026-08-12T14:29:00Z"/>
  <w16cex:commentExtensible w16cex:durableId="6C5CE3DF" w16cex:dateUtc="2026-08-12T14:30:00Z"/>
  <w16cex:commentExtensible w16cex:durableId="580AC59B" w16cex:dateUtc="2026-08-12T14:36:00Z"/>
  <w16cex:commentExtensible w16cex:durableId="531C0DA1" w16cex:dateUtc="2026-08-12T14:41:00Z"/>
  <w16cex:commentExtensible w16cex:durableId="5974CE63" w16cex:dateUtc="2026-08-12T14:38:00Z"/>
  <w16cex:commentExtensible w16cex:durableId="1D94233B" w16cex:dateUtc="2026-08-12T14:39:00Z"/>
  <w16cex:commentExtensible w16cex:durableId="09E3EFD2" w16cex:dateUtc="2026-08-12T14:40:00Z"/>
  <w16cex:commentExtensible w16cex:durableId="4B82D581" w16cex:dateUtc="2026-08-12T14:41:00Z"/>
  <w16cex:commentExtensible w16cex:durableId="282F642A" w16cex:dateUtc="2026-08-12T14:45:00Z"/>
  <w16cex:commentExtensible w16cex:durableId="34A23201" w16cex:dateUtc="2026-08-12T14:46:00Z"/>
  <w16cex:commentExtensible w16cex:durableId="6517FDBE" w16cex:dateUtc="2026-08-12T14:46:00Z"/>
  <w16cex:commentExtensible w16cex:durableId="6E585C06" w16cex:dateUtc="2026-08-12T14:47:00Z"/>
  <w16cex:commentExtensible w16cex:durableId="69AE8ED6" w16cex:dateUtc="2026-08-12T14:47:00Z"/>
  <w16cex:commentExtensible w16cex:durableId="5085441C" w16cex:dateUtc="2026-08-12T14:48:00Z"/>
  <w16cex:commentExtensible w16cex:durableId="7CB1D791" w16cex:dateUtc="2026-08-12T14:48:00Z"/>
  <w16cex:commentExtensible w16cex:durableId="2875834F" w16cex:dateUtc="2026-08-12T14:53:00Z"/>
  <w16cex:commentExtensible w16cex:durableId="0484A2E6" w16cex:dateUtc="2026-08-12T14:49:00Z"/>
  <w16cex:commentExtensible w16cex:durableId="7ADF6F87" w16cex:dateUtc="2026-08-12T14:50:00Z"/>
  <w16cex:commentExtensible w16cex:durableId="2D0611E6" w16cex:dateUtc="2026-08-12T14:50:00Z"/>
  <w16cex:commentExtensible w16cex:durableId="70CDAACB" w16cex:dateUtc="2026-08-12T14:51:00Z"/>
  <w16cex:commentExtensible w16cex:durableId="3E96DEE0" w16cex:dateUtc="2026-08-12T14:51:00Z"/>
  <w16cex:commentExtensible w16cex:durableId="7B8C5631" w16cex:dateUtc="2026-08-12T14:52:00Z"/>
  <w16cex:commentExtensible w16cex:durableId="39471425" w16cex:dateUtc="2026-08-12T14:51:00Z"/>
  <w16cex:commentExtensible w16cex:durableId="06C787A0" w16cex:dateUtc="2026-08-12T14:52:00Z"/>
  <w16cex:commentExtensible w16cex:durableId="596261F4" w16cex:dateUtc="2026-08-12T14:54:00Z"/>
  <w16cex:commentExtensible w16cex:durableId="793C3D57" w16cex:dateUtc="2026-08-12T14:55:00Z"/>
  <w16cex:commentExtensible w16cex:durableId="47579156" w16cex:dateUtc="2026-08-12T14:56:00Z"/>
  <w16cex:commentExtensible w16cex:durableId="7A674868" w16cex:dateUtc="2026-08-12T14:56:00Z"/>
  <w16cex:commentExtensible w16cex:durableId="3023BF6B" w16cex:dateUtc="2026-08-12T14:55:00Z"/>
  <w16cex:commentExtensible w16cex:durableId="0A7B49A1" w16cex:dateUtc="2026-08-12T14:56:00Z"/>
  <w16cex:commentExtensible w16cex:durableId="3246FF74" w16cex:dateUtc="2026-08-12T14:58:00Z"/>
  <w16cex:commentExtensible w16cex:durableId="1E18F6A0" w16cex:dateUtc="2026-08-12T14:58:00Z"/>
  <w16cex:commentExtensible w16cex:durableId="72E78391" w16cex:dateUtc="2026-08-12T14:59:00Z"/>
  <w16cex:commentExtensible w16cex:durableId="41678A5A" w16cex:dateUtc="2026-08-12T15:00:00Z"/>
  <w16cex:commentExtensible w16cex:durableId="2336E53D" w16cex:dateUtc="2026-08-12T14:59:00Z"/>
  <w16cex:commentExtensible w16cex:durableId="0E72BC61" w16cex:dateUtc="2026-08-12T15:01:00Z"/>
  <w16cex:commentExtensible w16cex:durableId="023BC40F" w16cex:dateUtc="2026-08-12T15:00:00Z"/>
  <w16cex:commentExtensible w16cex:durableId="0B73043F" w16cex:dateUtc="2026-08-12T15:17:00Z"/>
  <w16cex:commentExtensible w16cex:durableId="14F2E4D6" w16cex:dateUtc="2026-08-12T15:12:00Z"/>
  <w16cex:commentExtensible w16cex:durableId="06E6BF41" w16cex:dateUtc="2026-08-12T15:16:00Z"/>
  <w16cex:commentExtensible w16cex:durableId="6CBF7722" w16cex:dateUtc="2026-08-12T15:14:00Z"/>
  <w16cex:commentExtensible w16cex:durableId="7EA96EAF" w16cex:dateUtc="2026-08-12T15:13:00Z"/>
  <w16cex:commentExtensible w16cex:durableId="2C385B22" w16cex:dateUtc="2026-08-12T15:14:00Z"/>
  <w16cex:commentExtensible w16cex:durableId="2939BF08" w16cex:dateUtc="2026-08-12T15:14:00Z"/>
  <w16cex:commentExtensible w16cex:durableId="679ABEA2" w16cex:dateUtc="2026-08-12T15:16:00Z"/>
  <w16cex:commentExtensible w16cex:durableId="5B184915" w16cex:dateUtc="2026-08-12T15:15:00Z"/>
  <w16cex:commentExtensible w16cex:durableId="17139FB0" w16cex:dateUtc="2026-08-12T15:21:00Z"/>
  <w16cex:commentExtensible w16cex:durableId="6523646A" w16cex:dateUtc="2026-08-12T15:20:00Z"/>
  <w16cex:commentExtensible w16cex:durableId="5EB76B14" w16cex:dateUtc="2026-08-12T15:21:00Z"/>
  <w16cex:commentExtensible w16cex:durableId="5BFC36F8" w16cex:dateUtc="2026-08-12T15:21:00Z"/>
  <w16cex:commentExtensible w16cex:durableId="65527C9B" w16cex:dateUtc="2026-08-12T15:23:00Z"/>
  <w16cex:commentExtensible w16cex:durableId="78D4EE4A" w16cex:dateUtc="2026-08-12T15:22:00Z"/>
  <w16cex:commentExtensible w16cex:durableId="40DC5AB7" w16cex:dateUtc="2026-08-12T15:22:00Z"/>
  <w16cex:commentExtensible w16cex:durableId="604B40D4" w16cex:dateUtc="2026-08-12T15:24:00Z"/>
  <w16cex:commentExtensible w16cex:durableId="6036FA0F" w16cex:dateUtc="2026-08-12T15:25:00Z"/>
  <w16cex:commentExtensible w16cex:durableId="2A196B0B" w16cex:dateUtc="2026-08-12T15:24:00Z"/>
  <w16cex:commentExtensible w16cex:durableId="2489A56E" w16cex:dateUtc="2026-08-12T15:26:00Z"/>
  <w16cex:commentExtensible w16cex:durableId="47DDE9B5" w16cex:dateUtc="2026-08-12T15:26:00Z"/>
  <w16cex:commentExtensible w16cex:durableId="7FE32808" w16cex:dateUtc="2026-08-12T15:27:00Z"/>
  <w16cex:commentExtensible w16cex:durableId="7A175D48" w16cex:dateUtc="2026-08-12T15:30:00Z"/>
  <w16cex:commentExtensible w16cex:durableId="756E2C4F" w16cex:dateUtc="2026-08-12T15:28:00Z"/>
  <w16cex:commentExtensible w16cex:durableId="6AAA618E" w16cex:dateUtc="2026-08-12T15:28:00Z"/>
  <w16cex:commentExtensible w16cex:durableId="5676B4AD" w16cex:dateUtc="2026-08-12T15:29:00Z"/>
  <w16cex:commentExtensible w16cex:durableId="294E589B" w16cex:dateUtc="2026-08-12T15:29:00Z"/>
  <w16cex:commentExtensible w16cex:durableId="016324DB" w16cex:dateUtc="2026-08-12T15:29:00Z"/>
  <w16cex:commentExtensible w16cex:durableId="2A89C0DD" w16cex:dateUtc="2026-08-12T15:31:00Z"/>
  <w16cex:commentExtensible w16cex:durableId="3BF84BE5" w16cex:dateUtc="2026-08-12T15:34:00Z"/>
  <w16cex:commentExtensible w16cex:durableId="7585E468" w16cex:dateUtc="2026-08-12T15:33:00Z"/>
  <w16cex:commentExtensible w16cex:durableId="6AF1ECC1" w16cex:dateUtc="2026-08-12T15:33:00Z"/>
  <w16cex:commentExtensible w16cex:durableId="4F456E9F" w16cex:dateUtc="2026-08-12T15:34:00Z"/>
  <w16cex:commentExtensible w16cex:durableId="24A71C04" w16cex:dateUtc="2026-08-12T15:34:00Z"/>
  <w16cex:commentExtensible w16cex:durableId="5B9BF3BC" w16cex:dateUtc="2026-08-12T15:35:00Z"/>
  <w16cex:commentExtensible w16cex:durableId="73150FD2" w16cex:dateUtc="2026-08-12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B8402F8" w16cid:durableId="1905A522"/>
  <w16cid:commentId w16cid:paraId="33362AF4" w16cid:durableId="12ED6187"/>
  <w16cid:commentId w16cid:paraId="28BD3219" w16cid:durableId="6D256C47"/>
  <w16cid:commentId w16cid:paraId="72EB2612" w16cid:durableId="581994A7"/>
  <w16cid:commentId w16cid:paraId="3F28536B" w16cid:durableId="1C8B5B15"/>
  <w16cid:commentId w16cid:paraId="76DAB414" w16cid:durableId="75423768"/>
  <w16cid:commentId w16cid:paraId="098EB9BB" w16cid:durableId="0B3BD07A"/>
  <w16cid:commentId w16cid:paraId="21310911" w16cid:durableId="67D23E8D"/>
  <w16cid:commentId w16cid:paraId="6A7A0B28" w16cid:durableId="030AAD07"/>
  <w16cid:commentId w16cid:paraId="675F040F" w16cid:durableId="235D1E70"/>
  <w16cid:commentId w16cid:paraId="608C7148" w16cid:durableId="1E52B718"/>
  <w16cid:commentId w16cid:paraId="23277CA8" w16cid:durableId="60E7852E"/>
  <w16cid:commentId w16cid:paraId="0299099A" w16cid:durableId="0A474469"/>
  <w16cid:commentId w16cid:paraId="1575DA2C" w16cid:durableId="6EE1252F"/>
  <w16cid:commentId w16cid:paraId="494004CA" w16cid:durableId="43564086"/>
  <w16cid:commentId w16cid:paraId="42B46DA9" w16cid:durableId="01B96690"/>
  <w16cid:commentId w16cid:paraId="2289F712" w16cid:durableId="2623F916"/>
  <w16cid:commentId w16cid:paraId="69B60A87" w16cid:durableId="7CA4A51B"/>
  <w16cid:commentId w16cid:paraId="7590892B" w16cid:durableId="02E99E92"/>
  <w16cid:commentId w16cid:paraId="46697DF3" w16cid:durableId="416D7B02"/>
  <w16cid:commentId w16cid:paraId="6C0A99CC" w16cid:durableId="5548F3BB"/>
  <w16cid:commentId w16cid:paraId="43F61E85" w16cid:durableId="17E4DFDB"/>
  <w16cid:commentId w16cid:paraId="442B29C2" w16cid:durableId="4933B7C6"/>
  <w16cid:commentId w16cid:paraId="420026FC" w16cid:durableId="0995E462"/>
  <w16cid:commentId w16cid:paraId="2FA2B4CD" w16cid:durableId="62179CA7"/>
  <w16cid:commentId w16cid:paraId="3CA20008" w16cid:durableId="4B14002B"/>
  <w16cid:commentId w16cid:paraId="08BFF558" w16cid:durableId="37C8DFF2"/>
  <w16cid:commentId w16cid:paraId="6A1D0DC9" w16cid:durableId="2A01EC17"/>
  <w16cid:commentId w16cid:paraId="18657CF4" w16cid:durableId="4B3D2976"/>
  <w16cid:commentId w16cid:paraId="08FB1975" w16cid:durableId="4EB2172A"/>
  <w16cid:commentId w16cid:paraId="01E092ED" w16cid:durableId="6185E8F1"/>
  <w16cid:commentId w16cid:paraId="03326BC9" w16cid:durableId="07392B24"/>
  <w16cid:commentId w16cid:paraId="1D626EF4" w16cid:durableId="3BF4DC35"/>
  <w16cid:commentId w16cid:paraId="593A981E" w16cid:durableId="68A37BB0"/>
  <w16cid:commentId w16cid:paraId="67C55CA7" w16cid:durableId="61C5DF53"/>
  <w16cid:commentId w16cid:paraId="2DC29D29" w16cid:durableId="40B272A8"/>
  <w16cid:commentId w16cid:paraId="26C2F857" w16cid:durableId="65B6B21D"/>
  <w16cid:commentId w16cid:paraId="46D52C81" w16cid:durableId="4641DF37"/>
  <w16cid:commentId w16cid:paraId="35B71B5D" w16cid:durableId="3C7C80EA"/>
  <w16cid:commentId w16cid:paraId="284836BC" w16cid:durableId="507AD84F"/>
  <w16cid:commentId w16cid:paraId="46F4BD29" w16cid:durableId="080106B7"/>
  <w16cid:commentId w16cid:paraId="2F4D3FE4" w16cid:durableId="58596F06"/>
  <w16cid:commentId w16cid:paraId="158C26FF" w16cid:durableId="16EEA06E"/>
  <w16cid:commentId w16cid:paraId="65BFEC80" w16cid:durableId="6A1B241F"/>
  <w16cid:commentId w16cid:paraId="6FFBBA1B" w16cid:durableId="408F6F76"/>
  <w16cid:commentId w16cid:paraId="65E45F2D" w16cid:durableId="4B0538D6"/>
  <w16cid:commentId w16cid:paraId="2250CD0A" w16cid:durableId="56EE4CC7"/>
  <w16cid:commentId w16cid:paraId="607A63C0" w16cid:durableId="6E36595A"/>
  <w16cid:commentId w16cid:paraId="7DCDC6A4" w16cid:durableId="51604E89"/>
  <w16cid:commentId w16cid:paraId="7C95A0E6" w16cid:durableId="496E1C64"/>
  <w16cid:commentId w16cid:paraId="796445A7" w16cid:durableId="5A2BE596"/>
  <w16cid:commentId w16cid:paraId="5AB3D922" w16cid:durableId="19BC6CEF"/>
  <w16cid:commentId w16cid:paraId="1EBAB8D3" w16cid:durableId="5D054686"/>
  <w16cid:commentId w16cid:paraId="2D1BF010" w16cid:durableId="758296EF"/>
  <w16cid:commentId w16cid:paraId="26BD1D0E" w16cid:durableId="1A8ECDA4"/>
  <w16cid:commentId w16cid:paraId="42D3D2F9" w16cid:durableId="600B36F7"/>
  <w16cid:commentId w16cid:paraId="6FE5483D" w16cid:durableId="58A8A96B"/>
  <w16cid:commentId w16cid:paraId="098CFEA4" w16cid:durableId="2E3E0A39"/>
  <w16cid:commentId w16cid:paraId="106AC10C" w16cid:durableId="41E22F1C"/>
  <w16cid:commentId w16cid:paraId="020D4B08" w16cid:durableId="3942D6DB"/>
  <w16cid:commentId w16cid:paraId="762911B5" w16cid:durableId="200F07E4"/>
  <w16cid:commentId w16cid:paraId="791C7F93" w16cid:durableId="2F4890E4"/>
  <w16cid:commentId w16cid:paraId="442FBB35" w16cid:durableId="639438AC"/>
  <w16cid:commentId w16cid:paraId="15A7F107" w16cid:durableId="3D73DF85"/>
  <w16cid:commentId w16cid:paraId="2F84545F" w16cid:durableId="6702ABCC"/>
  <w16cid:commentId w16cid:paraId="6E8CF708" w16cid:durableId="0A11DD3F"/>
  <w16cid:commentId w16cid:paraId="4636C222" w16cid:durableId="5DC5E451"/>
  <w16cid:commentId w16cid:paraId="041DF0E3" w16cid:durableId="0B73905B"/>
  <w16cid:commentId w16cid:paraId="312807A4" w16cid:durableId="2694B1DD"/>
  <w16cid:commentId w16cid:paraId="7724D4DA" w16cid:durableId="62A2A6D4"/>
  <w16cid:commentId w16cid:paraId="5AD1D851" w16cid:durableId="3B4FABF2"/>
  <w16cid:commentId w16cid:paraId="528CC499" w16cid:durableId="5B227056"/>
  <w16cid:commentId w16cid:paraId="7D2D21D4" w16cid:durableId="6E70C9EB"/>
  <w16cid:commentId w16cid:paraId="5F2D3A24" w16cid:durableId="164F7C0D"/>
  <w16cid:commentId w16cid:paraId="04325431" w16cid:durableId="0FA3E2FE"/>
  <w16cid:commentId w16cid:paraId="52A4B344" w16cid:durableId="0B5F704D"/>
  <w16cid:commentId w16cid:paraId="2E2634EB" w16cid:durableId="6DFBD9AA"/>
  <w16cid:commentId w16cid:paraId="5D74AF9D" w16cid:durableId="4CEEF98D"/>
  <w16cid:commentId w16cid:paraId="3F9494F0" w16cid:durableId="79D955DA"/>
  <w16cid:commentId w16cid:paraId="3B0F5AC2" w16cid:durableId="1237786C"/>
  <w16cid:commentId w16cid:paraId="111C0362" w16cid:durableId="3420B660"/>
  <w16cid:commentId w16cid:paraId="42916D4C" w16cid:durableId="0A1E2E54"/>
  <w16cid:commentId w16cid:paraId="0D282FDA" w16cid:durableId="54E4954C"/>
  <w16cid:commentId w16cid:paraId="28946A7D" w16cid:durableId="6FDE825C"/>
  <w16cid:commentId w16cid:paraId="63F568E7" w16cid:durableId="4A89C250"/>
  <w16cid:commentId w16cid:paraId="0ED2D2C6" w16cid:durableId="5951CF9A"/>
  <w16cid:commentId w16cid:paraId="37C6D71B" w16cid:durableId="19349EEE"/>
  <w16cid:commentId w16cid:paraId="0C78BDFF" w16cid:durableId="21CDF3C2"/>
  <w16cid:commentId w16cid:paraId="1C54062A" w16cid:durableId="197EE4AC"/>
  <w16cid:commentId w16cid:paraId="3E93A03A" w16cid:durableId="051C71B3"/>
  <w16cid:commentId w16cid:paraId="5341C99C" w16cid:durableId="631DB1DC"/>
  <w16cid:commentId w16cid:paraId="42809E72" w16cid:durableId="4A20A1A2"/>
  <w16cid:commentId w16cid:paraId="6C30D5E4" w16cid:durableId="052E2267"/>
  <w16cid:commentId w16cid:paraId="7B434048" w16cid:durableId="6C097568"/>
  <w16cid:commentId w16cid:paraId="78AFAEBC" w16cid:durableId="50F03252"/>
  <w16cid:commentId w16cid:paraId="310E4912" w16cid:durableId="12E65092"/>
  <w16cid:commentId w16cid:paraId="58616583" w16cid:durableId="116F0979"/>
  <w16cid:commentId w16cid:paraId="23B1EAD0" w16cid:durableId="404F9394"/>
  <w16cid:commentId w16cid:paraId="5C1910D7" w16cid:durableId="23A1B81F"/>
  <w16cid:commentId w16cid:paraId="1B697662" w16cid:durableId="5F5AA4FB"/>
  <w16cid:commentId w16cid:paraId="617BF116" w16cid:durableId="2FC68C68"/>
  <w16cid:commentId w16cid:paraId="240B97FD" w16cid:durableId="6A600030"/>
  <w16cid:commentId w16cid:paraId="5499CE4C" w16cid:durableId="69124D65"/>
  <w16cid:commentId w16cid:paraId="77616B93" w16cid:durableId="11DFCC28"/>
  <w16cid:commentId w16cid:paraId="7FE892B4" w16cid:durableId="30AEE875"/>
  <w16cid:commentId w16cid:paraId="75614D3C" w16cid:durableId="615035E1"/>
  <w16cid:commentId w16cid:paraId="7A06BA8E" w16cid:durableId="07D1BAFF"/>
  <w16cid:commentId w16cid:paraId="65A44020" w16cid:durableId="015C5F29"/>
  <w16cid:commentId w16cid:paraId="2B7929B6" w16cid:durableId="4D05D522"/>
  <w16cid:commentId w16cid:paraId="77D26BEA" w16cid:durableId="4711E8EA"/>
  <w16cid:commentId w16cid:paraId="09220D24" w16cid:durableId="579B6A10"/>
  <w16cid:commentId w16cid:paraId="75A44CC8" w16cid:durableId="6AE4B7CD"/>
  <w16cid:commentId w16cid:paraId="5CA8E936" w16cid:durableId="3BBD701A"/>
  <w16cid:commentId w16cid:paraId="3FAAE1D7" w16cid:durableId="626ECF3F"/>
  <w16cid:commentId w16cid:paraId="1C3279E6" w16cid:durableId="5B8A24F1"/>
  <w16cid:commentId w16cid:paraId="4569FD41" w16cid:durableId="638D0D60"/>
  <w16cid:commentId w16cid:paraId="34432D9C" w16cid:durableId="6964CB6D"/>
  <w16cid:commentId w16cid:paraId="2B66862B" w16cid:durableId="76BC25AF"/>
  <w16cid:commentId w16cid:paraId="635D0DDC" w16cid:durableId="16BDA71F"/>
  <w16cid:commentId w16cid:paraId="72994766" w16cid:durableId="3E076792"/>
  <w16cid:commentId w16cid:paraId="72CAF0DB" w16cid:durableId="7B12A879"/>
  <w16cid:commentId w16cid:paraId="3AED3426" w16cid:durableId="049A9BEA"/>
  <w16cid:commentId w16cid:paraId="58AAAC8F" w16cid:durableId="0D2915EB"/>
  <w16cid:commentId w16cid:paraId="671C48E7" w16cid:durableId="48028461"/>
  <w16cid:commentId w16cid:paraId="5AA7BAC0" w16cid:durableId="1ADD63B1"/>
  <w16cid:commentId w16cid:paraId="5A7E1053" w16cid:durableId="60191AAF"/>
  <w16cid:commentId w16cid:paraId="678AA689" w16cid:durableId="71EEBD45"/>
  <w16cid:commentId w16cid:paraId="0A0D4B47" w16cid:durableId="67B87569"/>
  <w16cid:commentId w16cid:paraId="70E6D37A" w16cid:durableId="059C87CF"/>
  <w16cid:commentId w16cid:paraId="0779E7FC" w16cid:durableId="41EFEA4D"/>
  <w16cid:commentId w16cid:paraId="71A062EC" w16cid:durableId="6DCBBC91"/>
  <w16cid:commentId w16cid:paraId="23878DEE" w16cid:durableId="6A6FC05A"/>
  <w16cid:commentId w16cid:paraId="588B6F16" w16cid:durableId="4AAEABAA"/>
  <w16cid:commentId w16cid:paraId="77AF8DD0" w16cid:durableId="60ED9210"/>
  <w16cid:commentId w16cid:paraId="2C710DC6" w16cid:durableId="3E7C052E"/>
  <w16cid:commentId w16cid:paraId="355B9A72" w16cid:durableId="0EF20C37"/>
  <w16cid:commentId w16cid:paraId="5AAFB3C2" w16cid:durableId="44C456DB"/>
  <w16cid:commentId w16cid:paraId="308DB9DA" w16cid:durableId="37913E6E"/>
  <w16cid:commentId w16cid:paraId="57224F1D" w16cid:durableId="7F00F056"/>
  <w16cid:commentId w16cid:paraId="683DB7CA" w16cid:durableId="31294EDD"/>
  <w16cid:commentId w16cid:paraId="7031AA11" w16cid:durableId="0B343D7E"/>
  <w16cid:commentId w16cid:paraId="773AA0FB" w16cid:durableId="431639F4"/>
  <w16cid:commentId w16cid:paraId="662F5706" w16cid:durableId="13D20801"/>
  <w16cid:commentId w16cid:paraId="0A6376F3" w16cid:durableId="30E7BE72"/>
  <w16cid:commentId w16cid:paraId="3B0088A7" w16cid:durableId="694C9AD7"/>
  <w16cid:commentId w16cid:paraId="1F9ED163" w16cid:durableId="77B09924"/>
  <w16cid:commentId w16cid:paraId="4492428D" w16cid:durableId="06F66FB3"/>
  <w16cid:commentId w16cid:paraId="2D59B8EF" w16cid:durableId="11D84537"/>
  <w16cid:commentId w16cid:paraId="04C651A3" w16cid:durableId="5B2B0CD9"/>
  <w16cid:commentId w16cid:paraId="69B65626" w16cid:durableId="77C71046"/>
  <w16cid:commentId w16cid:paraId="384BE467" w16cid:durableId="362EBEB7"/>
  <w16cid:commentId w16cid:paraId="11869CFF" w16cid:durableId="1EEC8747"/>
  <w16cid:commentId w16cid:paraId="0A8CBBE6" w16cid:durableId="73F52E61"/>
  <w16cid:commentId w16cid:paraId="2AB3FC8C" w16cid:durableId="7CD0F9F1"/>
  <w16cid:commentId w16cid:paraId="5278B866" w16cid:durableId="084F004B"/>
  <w16cid:commentId w16cid:paraId="3E215E16" w16cid:durableId="0BC4EA0A"/>
  <w16cid:commentId w16cid:paraId="779063BD" w16cid:durableId="467E2030"/>
  <w16cid:commentId w16cid:paraId="3FDFA68C" w16cid:durableId="1AF0C2BD"/>
  <w16cid:commentId w16cid:paraId="342E97A0" w16cid:durableId="297B54BF"/>
  <w16cid:commentId w16cid:paraId="0D043E8A" w16cid:durableId="69BC3FCA"/>
  <w16cid:commentId w16cid:paraId="442DB35F" w16cid:durableId="77FE11CA"/>
  <w16cid:commentId w16cid:paraId="41FC0D16" w16cid:durableId="7E0A0760"/>
  <w16cid:commentId w16cid:paraId="7C7BB80E" w16cid:durableId="037627FF"/>
  <w16cid:commentId w16cid:paraId="26FFDD2F" w16cid:durableId="2E71D4BF"/>
  <w16cid:commentId w16cid:paraId="2A6DBB7D" w16cid:durableId="6B24884F"/>
  <w16cid:commentId w16cid:paraId="651121FB" w16cid:durableId="7B1CB44C"/>
  <w16cid:commentId w16cid:paraId="7979BCEF" w16cid:durableId="7DBC9F6E"/>
  <w16cid:commentId w16cid:paraId="5B6433C8" w16cid:durableId="56F98F04"/>
  <w16cid:commentId w16cid:paraId="064F4D7D" w16cid:durableId="2144C522"/>
  <w16cid:commentId w16cid:paraId="2BD3F501" w16cid:durableId="0632454E"/>
  <w16cid:commentId w16cid:paraId="72F9E4A5" w16cid:durableId="23A6DEA9"/>
  <w16cid:commentId w16cid:paraId="32CBE6A4" w16cid:durableId="139C89AC"/>
  <w16cid:commentId w16cid:paraId="197AFD41" w16cid:durableId="58CE2FD7"/>
  <w16cid:commentId w16cid:paraId="134A7F7C" w16cid:durableId="76668077"/>
  <w16cid:commentId w16cid:paraId="14E692B9" w16cid:durableId="10930A9A"/>
  <w16cid:commentId w16cid:paraId="0EE0DABF" w16cid:durableId="69D1EAE9"/>
  <w16cid:commentId w16cid:paraId="6D6A41FB" w16cid:durableId="71463785"/>
  <w16cid:commentId w16cid:paraId="3B95421B" w16cid:durableId="5249DC72"/>
  <w16cid:commentId w16cid:paraId="7D0C422D" w16cid:durableId="7E4909F3"/>
  <w16cid:commentId w16cid:paraId="4C8C3285" w16cid:durableId="62077119"/>
  <w16cid:commentId w16cid:paraId="1F8CCC00" w16cid:durableId="46F0C8BF"/>
  <w16cid:commentId w16cid:paraId="2BF58C79" w16cid:durableId="3CE995C1"/>
  <w16cid:commentId w16cid:paraId="5678113D" w16cid:durableId="21DA5EF1"/>
  <w16cid:commentId w16cid:paraId="19210BC6" w16cid:durableId="2C300991"/>
  <w16cid:commentId w16cid:paraId="3444297C" w16cid:durableId="33B3A6CA"/>
  <w16cid:commentId w16cid:paraId="7BAF21CA" w16cid:durableId="34AB6A67"/>
  <w16cid:commentId w16cid:paraId="704A038C" w16cid:durableId="2786779D"/>
  <w16cid:commentId w16cid:paraId="35B54F5C" w16cid:durableId="1185CDBC"/>
  <w16cid:commentId w16cid:paraId="3794A6BF" w16cid:durableId="1E6DBA9B"/>
  <w16cid:commentId w16cid:paraId="094BED64" w16cid:durableId="2C295981"/>
  <w16cid:commentId w16cid:paraId="1F3A3325" w16cid:durableId="7C990337"/>
  <w16cid:commentId w16cid:paraId="69D027B8" w16cid:durableId="16E83121"/>
  <w16cid:commentId w16cid:paraId="4CB9371D" w16cid:durableId="32E394A5"/>
  <w16cid:commentId w16cid:paraId="673EADFB" w16cid:durableId="6C5CE3DF"/>
  <w16cid:commentId w16cid:paraId="7739C5BF" w16cid:durableId="580AC59B"/>
  <w16cid:commentId w16cid:paraId="1F19224C" w16cid:durableId="531C0DA1"/>
  <w16cid:commentId w16cid:paraId="4CA768F6" w16cid:durableId="5974CE63"/>
  <w16cid:commentId w16cid:paraId="43B14912" w16cid:durableId="1D94233B"/>
  <w16cid:commentId w16cid:paraId="5E0A0BCF" w16cid:durableId="09E3EFD2"/>
  <w16cid:commentId w16cid:paraId="129A845D" w16cid:durableId="4B82D581"/>
  <w16cid:commentId w16cid:paraId="0E33523A" w16cid:durableId="282F642A"/>
  <w16cid:commentId w16cid:paraId="6FD7FBE3" w16cid:durableId="34A23201"/>
  <w16cid:commentId w16cid:paraId="79BE88DC" w16cid:durableId="6517FDBE"/>
  <w16cid:commentId w16cid:paraId="3D3BF66E" w16cid:durableId="6E585C06"/>
  <w16cid:commentId w16cid:paraId="020E85B1" w16cid:durableId="69AE8ED6"/>
  <w16cid:commentId w16cid:paraId="643F08E8" w16cid:durableId="5085441C"/>
  <w16cid:commentId w16cid:paraId="69C91765" w16cid:durableId="7CB1D791"/>
  <w16cid:commentId w16cid:paraId="60B06C2D" w16cid:durableId="2875834F"/>
  <w16cid:commentId w16cid:paraId="3F1E8870" w16cid:durableId="0484A2E6"/>
  <w16cid:commentId w16cid:paraId="398E7926" w16cid:durableId="7ADF6F87"/>
  <w16cid:commentId w16cid:paraId="5A8774F4" w16cid:durableId="2D0611E6"/>
  <w16cid:commentId w16cid:paraId="784A9C91" w16cid:durableId="70CDAACB"/>
  <w16cid:commentId w16cid:paraId="59156486" w16cid:durableId="3E96DEE0"/>
  <w16cid:commentId w16cid:paraId="19DE380D" w16cid:durableId="7B8C5631"/>
  <w16cid:commentId w16cid:paraId="0A7380F0" w16cid:durableId="39471425"/>
  <w16cid:commentId w16cid:paraId="18C1F58A" w16cid:durableId="06C787A0"/>
  <w16cid:commentId w16cid:paraId="3C8E6FBE" w16cid:durableId="596261F4"/>
  <w16cid:commentId w16cid:paraId="1ECE3A8A" w16cid:durableId="793C3D57"/>
  <w16cid:commentId w16cid:paraId="0061991A" w16cid:durableId="47579156"/>
  <w16cid:commentId w16cid:paraId="6132A692" w16cid:durableId="7A674868"/>
  <w16cid:commentId w16cid:paraId="6DEF62DA" w16cid:durableId="3023BF6B"/>
  <w16cid:commentId w16cid:paraId="6D604A06" w16cid:durableId="0A7B49A1"/>
  <w16cid:commentId w16cid:paraId="01150A62" w16cid:durableId="3246FF74"/>
  <w16cid:commentId w16cid:paraId="08A80818" w16cid:durableId="1E18F6A0"/>
  <w16cid:commentId w16cid:paraId="13F44C18" w16cid:durableId="72E78391"/>
  <w16cid:commentId w16cid:paraId="3E8D862F" w16cid:durableId="41678A5A"/>
  <w16cid:commentId w16cid:paraId="3E65500D" w16cid:durableId="2336E53D"/>
  <w16cid:commentId w16cid:paraId="09BDFCC4" w16cid:durableId="0E72BC61"/>
  <w16cid:commentId w16cid:paraId="38A3F4A0" w16cid:durableId="023BC40F"/>
  <w16cid:commentId w16cid:paraId="37263D8A" w16cid:durableId="0B73043F"/>
  <w16cid:commentId w16cid:paraId="1422B067" w16cid:durableId="14F2E4D6"/>
  <w16cid:commentId w16cid:paraId="4D0A8FD8" w16cid:durableId="06E6BF41"/>
  <w16cid:commentId w16cid:paraId="41EDEBAF" w16cid:durableId="6CBF7722"/>
  <w16cid:commentId w16cid:paraId="75AEF096" w16cid:durableId="7EA96EAF"/>
  <w16cid:commentId w16cid:paraId="400AD851" w16cid:durableId="2C385B22"/>
  <w16cid:commentId w16cid:paraId="4C302C70" w16cid:durableId="2939BF08"/>
  <w16cid:commentId w16cid:paraId="39DC5589" w16cid:durableId="679ABEA2"/>
  <w16cid:commentId w16cid:paraId="0159EDA9" w16cid:durableId="5B184915"/>
  <w16cid:commentId w16cid:paraId="6F91334D" w16cid:durableId="17139FB0"/>
  <w16cid:commentId w16cid:paraId="6EF065FA" w16cid:durableId="6523646A"/>
  <w16cid:commentId w16cid:paraId="6796FB89" w16cid:durableId="5EB76B14"/>
  <w16cid:commentId w16cid:paraId="1E56A372" w16cid:durableId="5BFC36F8"/>
  <w16cid:commentId w16cid:paraId="011749EF" w16cid:durableId="65527C9B"/>
  <w16cid:commentId w16cid:paraId="632D49C8" w16cid:durableId="78D4EE4A"/>
  <w16cid:commentId w16cid:paraId="4C5660BA" w16cid:durableId="40DC5AB7"/>
  <w16cid:commentId w16cid:paraId="3D80BC3D" w16cid:durableId="604B40D4"/>
  <w16cid:commentId w16cid:paraId="35816A0F" w16cid:durableId="6036FA0F"/>
  <w16cid:commentId w16cid:paraId="1D8BBC8A" w16cid:durableId="2A196B0B"/>
  <w16cid:commentId w16cid:paraId="41E0A755" w16cid:durableId="2489A56E"/>
  <w16cid:commentId w16cid:paraId="69B81324" w16cid:durableId="47DDE9B5"/>
  <w16cid:commentId w16cid:paraId="5A1C7F0E" w16cid:durableId="7FE32808"/>
  <w16cid:commentId w16cid:paraId="04008562" w16cid:durableId="7A175D48"/>
  <w16cid:commentId w16cid:paraId="24A8E221" w16cid:durableId="756E2C4F"/>
  <w16cid:commentId w16cid:paraId="3B6E2EDF" w16cid:durableId="6AAA618E"/>
  <w16cid:commentId w16cid:paraId="040BFE30" w16cid:durableId="5676B4AD"/>
  <w16cid:commentId w16cid:paraId="627E87F1" w16cid:durableId="294E589B"/>
  <w16cid:commentId w16cid:paraId="7D19383C" w16cid:durableId="016324DB"/>
  <w16cid:commentId w16cid:paraId="4B3EB1CE" w16cid:durableId="2A89C0DD"/>
  <w16cid:commentId w16cid:paraId="00F175A4" w16cid:durableId="3BF84BE5"/>
  <w16cid:commentId w16cid:paraId="2E5D747E" w16cid:durableId="7585E468"/>
  <w16cid:commentId w16cid:paraId="4921D631" w16cid:durableId="6AF1ECC1"/>
  <w16cid:commentId w16cid:paraId="619F058C" w16cid:durableId="4F456E9F"/>
  <w16cid:commentId w16cid:paraId="5F06896B" w16cid:durableId="24A71C04"/>
  <w16cid:commentId w16cid:paraId="1ADB188A" w16cid:durableId="5B9BF3BC"/>
  <w16cid:commentId w16cid:paraId="27477056" w16cid:durableId="73150F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BFADBD" w14:textId="77777777" w:rsidR="003118AC" w:rsidRDefault="003118AC">
      <w:r>
        <w:separator/>
      </w:r>
    </w:p>
  </w:endnote>
  <w:endnote w:type="continuationSeparator" w:id="0">
    <w:p w14:paraId="38D6D77E" w14:textId="77777777" w:rsidR="003118AC" w:rsidRDefault="00311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41A0D" w14:textId="77777777" w:rsidR="00AD2610" w:rsidRDefault="00F26012">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Pr>
        <w:noProof/>
        <w:color w:val="6B7280"/>
        <w:sz w:val="18"/>
        <w:szCs w:val="18"/>
      </w:rPr>
      <w:t>i</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95F67" w14:textId="77777777" w:rsidR="00AD2610" w:rsidRDefault="00F26012">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196404" w14:textId="77777777" w:rsidR="003118AC" w:rsidRDefault="003118AC">
      <w:r>
        <w:separator/>
      </w:r>
    </w:p>
  </w:footnote>
  <w:footnote w:type="continuationSeparator" w:id="0">
    <w:p w14:paraId="40975F09" w14:textId="77777777" w:rsidR="003118AC" w:rsidRDefault="003118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902C6" w14:textId="77777777" w:rsidR="00AD2610" w:rsidRDefault="00F26012">
    <w:pPr>
      <w:pBdr>
        <w:bottom w:val="single" w:sz="4" w:space="0" w:color="9CB3D4"/>
      </w:pBdr>
      <w:spacing w:after="60"/>
      <w:jc w:val="right"/>
    </w:pPr>
    <w:r>
      <w:rPr>
        <w:caps/>
        <w:color w:val="6B7280"/>
        <w:sz w:val="16"/>
        <w:szCs w:val="16"/>
      </w:rPr>
      <w:t>Methodology audit — Sensor-based Recyclables Collection Planning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65091" w14:textId="77777777" w:rsidR="00AD2610" w:rsidRDefault="00F26012">
    <w:pPr>
      <w:pBdr>
        <w:bottom w:val="single" w:sz="4" w:space="0" w:color="9CB3D4"/>
      </w:pBdr>
      <w:spacing w:after="60"/>
      <w:jc w:val="right"/>
    </w:pPr>
    <w:r>
      <w:rPr>
        <w:caps/>
        <w:color w:val="6B7280"/>
        <w:sz w:val="16"/>
        <w:szCs w:val="16"/>
      </w:rPr>
      <w:t>Methodology audit — Sensor-based Recyclables Collection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93323B"/>
    <w:multiLevelType w:val="hybridMultilevel"/>
    <w:tmpl w:val="9EE09E00"/>
    <w:lvl w:ilvl="0" w:tplc="F63615CC">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8066F8"/>
    <w:multiLevelType w:val="hybridMultilevel"/>
    <w:tmpl w:val="1556C832"/>
    <w:lvl w:ilvl="0" w:tplc="CFA0AC56">
      <w:start w:val="1"/>
      <w:numFmt w:val="bullet"/>
      <w:lvlText w:val="●"/>
      <w:lvlJc w:val="left"/>
      <w:pPr>
        <w:ind w:left="720" w:hanging="360"/>
      </w:pPr>
    </w:lvl>
    <w:lvl w:ilvl="1" w:tplc="EF320232">
      <w:start w:val="1"/>
      <w:numFmt w:val="bullet"/>
      <w:lvlText w:val="○"/>
      <w:lvlJc w:val="left"/>
      <w:pPr>
        <w:ind w:left="1440" w:hanging="360"/>
      </w:pPr>
    </w:lvl>
    <w:lvl w:ilvl="2" w:tplc="7BB69696">
      <w:start w:val="1"/>
      <w:numFmt w:val="bullet"/>
      <w:lvlText w:val="■"/>
      <w:lvlJc w:val="left"/>
      <w:pPr>
        <w:ind w:left="2160" w:hanging="360"/>
      </w:pPr>
    </w:lvl>
    <w:lvl w:ilvl="3" w:tplc="8F38EDBE">
      <w:start w:val="1"/>
      <w:numFmt w:val="bullet"/>
      <w:lvlText w:val="●"/>
      <w:lvlJc w:val="left"/>
      <w:pPr>
        <w:ind w:left="2880" w:hanging="360"/>
      </w:pPr>
    </w:lvl>
    <w:lvl w:ilvl="4" w:tplc="383E100C">
      <w:start w:val="1"/>
      <w:numFmt w:val="bullet"/>
      <w:lvlText w:val="○"/>
      <w:lvlJc w:val="left"/>
      <w:pPr>
        <w:ind w:left="3600" w:hanging="360"/>
      </w:pPr>
    </w:lvl>
    <w:lvl w:ilvl="5" w:tplc="F774CBAC">
      <w:start w:val="1"/>
      <w:numFmt w:val="bullet"/>
      <w:lvlText w:val="■"/>
      <w:lvlJc w:val="left"/>
      <w:pPr>
        <w:ind w:left="4320" w:hanging="360"/>
      </w:pPr>
    </w:lvl>
    <w:lvl w:ilvl="6" w:tplc="03C4D450">
      <w:start w:val="1"/>
      <w:numFmt w:val="bullet"/>
      <w:lvlText w:val="●"/>
      <w:lvlJc w:val="left"/>
      <w:pPr>
        <w:ind w:left="5040" w:hanging="360"/>
      </w:pPr>
    </w:lvl>
    <w:lvl w:ilvl="7" w:tplc="A9A0E8EA">
      <w:start w:val="1"/>
      <w:numFmt w:val="bullet"/>
      <w:lvlText w:val="●"/>
      <w:lvlJc w:val="left"/>
      <w:pPr>
        <w:ind w:left="5760" w:hanging="360"/>
      </w:pPr>
    </w:lvl>
    <w:lvl w:ilvl="8" w:tplc="EFF8BEF8">
      <w:start w:val="1"/>
      <w:numFmt w:val="bullet"/>
      <w:lvlText w:val="●"/>
      <w:lvlJc w:val="left"/>
      <w:pPr>
        <w:ind w:left="6480" w:hanging="360"/>
      </w:pPr>
    </w:lvl>
  </w:abstractNum>
  <w:abstractNum w:abstractNumId="2" w15:restartNumberingAfterBreak="0">
    <w:nsid w:val="5A6102EF"/>
    <w:multiLevelType w:val="multilevel"/>
    <w:tmpl w:val="5A76C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8530ED"/>
    <w:multiLevelType w:val="multilevel"/>
    <w:tmpl w:val="659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036045">
    <w:abstractNumId w:val="1"/>
    <w:lvlOverride w:ilvl="0">
      <w:startOverride w:val="1"/>
    </w:lvlOverride>
  </w:num>
  <w:num w:numId="2" w16cid:durableId="1825317659">
    <w:abstractNumId w:val="0"/>
  </w:num>
  <w:num w:numId="3" w16cid:durableId="1452358398">
    <w:abstractNumId w:val="3"/>
  </w:num>
  <w:num w:numId="4" w16cid:durableId="73835968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si esi Keyvanloo">
    <w15:presenceInfo w15:providerId="Windows Live" w15:userId="fe96803076dfa3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610"/>
    <w:rsid w:val="00025175"/>
    <w:rsid w:val="0003477F"/>
    <w:rsid w:val="00047D47"/>
    <w:rsid w:val="000C4B20"/>
    <w:rsid w:val="000F31A2"/>
    <w:rsid w:val="00105451"/>
    <w:rsid w:val="00172FA8"/>
    <w:rsid w:val="001A397D"/>
    <w:rsid w:val="001A59CD"/>
    <w:rsid w:val="001A6CC7"/>
    <w:rsid w:val="001B70B5"/>
    <w:rsid w:val="001D3335"/>
    <w:rsid w:val="001E124A"/>
    <w:rsid w:val="00225E5A"/>
    <w:rsid w:val="00237EF9"/>
    <w:rsid w:val="00251D7B"/>
    <w:rsid w:val="00252BAC"/>
    <w:rsid w:val="00266618"/>
    <w:rsid w:val="00271028"/>
    <w:rsid w:val="002724E9"/>
    <w:rsid w:val="00281163"/>
    <w:rsid w:val="002824E8"/>
    <w:rsid w:val="002916A9"/>
    <w:rsid w:val="00300591"/>
    <w:rsid w:val="00307FDE"/>
    <w:rsid w:val="003118AC"/>
    <w:rsid w:val="0034754B"/>
    <w:rsid w:val="00351035"/>
    <w:rsid w:val="00406BC8"/>
    <w:rsid w:val="00413369"/>
    <w:rsid w:val="00456E90"/>
    <w:rsid w:val="004733BB"/>
    <w:rsid w:val="00491003"/>
    <w:rsid w:val="004B5D1D"/>
    <w:rsid w:val="004D6E2E"/>
    <w:rsid w:val="00520365"/>
    <w:rsid w:val="00544B4E"/>
    <w:rsid w:val="005716B5"/>
    <w:rsid w:val="005D33E2"/>
    <w:rsid w:val="006045FE"/>
    <w:rsid w:val="00623873"/>
    <w:rsid w:val="00644D84"/>
    <w:rsid w:val="00650C97"/>
    <w:rsid w:val="0065468B"/>
    <w:rsid w:val="00664617"/>
    <w:rsid w:val="00681F41"/>
    <w:rsid w:val="006D2D5C"/>
    <w:rsid w:val="006D2F4D"/>
    <w:rsid w:val="006E1FF5"/>
    <w:rsid w:val="006F34D8"/>
    <w:rsid w:val="006F71F3"/>
    <w:rsid w:val="00712E20"/>
    <w:rsid w:val="00715DE0"/>
    <w:rsid w:val="00722488"/>
    <w:rsid w:val="007334B0"/>
    <w:rsid w:val="00737C5D"/>
    <w:rsid w:val="00761D38"/>
    <w:rsid w:val="007B1CE6"/>
    <w:rsid w:val="007F3151"/>
    <w:rsid w:val="00807052"/>
    <w:rsid w:val="00836BCC"/>
    <w:rsid w:val="0084029D"/>
    <w:rsid w:val="008464D3"/>
    <w:rsid w:val="00855F8E"/>
    <w:rsid w:val="00886AC2"/>
    <w:rsid w:val="008C713F"/>
    <w:rsid w:val="008D6D04"/>
    <w:rsid w:val="008D742A"/>
    <w:rsid w:val="008E4E3E"/>
    <w:rsid w:val="0092515C"/>
    <w:rsid w:val="0092526C"/>
    <w:rsid w:val="00954447"/>
    <w:rsid w:val="009B584C"/>
    <w:rsid w:val="009C3050"/>
    <w:rsid w:val="009F6562"/>
    <w:rsid w:val="00A130AC"/>
    <w:rsid w:val="00A1644B"/>
    <w:rsid w:val="00A170CC"/>
    <w:rsid w:val="00A23306"/>
    <w:rsid w:val="00A4693A"/>
    <w:rsid w:val="00AB1E6C"/>
    <w:rsid w:val="00AC5D27"/>
    <w:rsid w:val="00AD2610"/>
    <w:rsid w:val="00AF1C58"/>
    <w:rsid w:val="00B30448"/>
    <w:rsid w:val="00B313D8"/>
    <w:rsid w:val="00B346D5"/>
    <w:rsid w:val="00B409DC"/>
    <w:rsid w:val="00B74458"/>
    <w:rsid w:val="00B81CB7"/>
    <w:rsid w:val="00B83F57"/>
    <w:rsid w:val="00B85C75"/>
    <w:rsid w:val="00BA3AD5"/>
    <w:rsid w:val="00BC0E41"/>
    <w:rsid w:val="00C60491"/>
    <w:rsid w:val="00C64DAF"/>
    <w:rsid w:val="00C80042"/>
    <w:rsid w:val="00CE6CAE"/>
    <w:rsid w:val="00D13FF5"/>
    <w:rsid w:val="00D2405D"/>
    <w:rsid w:val="00D44FC7"/>
    <w:rsid w:val="00D559DA"/>
    <w:rsid w:val="00D60F8F"/>
    <w:rsid w:val="00D63CF1"/>
    <w:rsid w:val="00D73727"/>
    <w:rsid w:val="00D86897"/>
    <w:rsid w:val="00DA36AA"/>
    <w:rsid w:val="00DD605C"/>
    <w:rsid w:val="00DE7670"/>
    <w:rsid w:val="00E11686"/>
    <w:rsid w:val="00E138E1"/>
    <w:rsid w:val="00E53545"/>
    <w:rsid w:val="00E75EDC"/>
    <w:rsid w:val="00E8426F"/>
    <w:rsid w:val="00E958C0"/>
    <w:rsid w:val="00EA662E"/>
    <w:rsid w:val="00EC7758"/>
    <w:rsid w:val="00ED0C7F"/>
    <w:rsid w:val="00EE6B8E"/>
    <w:rsid w:val="00EF68B0"/>
    <w:rsid w:val="00F26012"/>
    <w:rsid w:val="00F3151E"/>
    <w:rsid w:val="00F73DA6"/>
    <w:rsid w:val="00F80CAB"/>
    <w:rsid w:val="00F818C1"/>
    <w:rsid w:val="00F86396"/>
    <w:rsid w:val="00FA0826"/>
    <w:rsid w:val="00FE1FE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6F2EB"/>
  <w15:docId w15:val="{5C4DEF83-5F1D-4E1A-9FF0-A5D20D000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F293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6012"/>
    <w:pPr>
      <w:spacing w:after="100"/>
    </w:pPr>
  </w:style>
  <w:style w:type="paragraph" w:styleId="TOC2">
    <w:name w:val="toc 2"/>
    <w:basedOn w:val="Normal"/>
    <w:next w:val="Normal"/>
    <w:autoRedefine/>
    <w:uiPriority w:val="39"/>
    <w:unhideWhenUsed/>
    <w:rsid w:val="00F26012"/>
    <w:pPr>
      <w:spacing w:after="100"/>
      <w:ind w:left="220"/>
    </w:pPr>
  </w:style>
  <w:style w:type="character" w:styleId="CommentReference">
    <w:name w:val="annotation reference"/>
    <w:basedOn w:val="DefaultParagraphFont"/>
    <w:uiPriority w:val="99"/>
    <w:semiHidden/>
    <w:unhideWhenUsed/>
    <w:rsid w:val="00FE1FE5"/>
    <w:rPr>
      <w:sz w:val="16"/>
      <w:szCs w:val="16"/>
    </w:rPr>
  </w:style>
  <w:style w:type="paragraph" w:styleId="CommentText">
    <w:name w:val="annotation text"/>
    <w:basedOn w:val="Normal"/>
    <w:link w:val="CommentTextChar"/>
    <w:uiPriority w:val="99"/>
    <w:semiHidden/>
    <w:unhideWhenUsed/>
    <w:rsid w:val="00FE1FE5"/>
    <w:rPr>
      <w:sz w:val="20"/>
      <w:szCs w:val="20"/>
    </w:rPr>
  </w:style>
  <w:style w:type="character" w:customStyle="1" w:styleId="CommentTextChar">
    <w:name w:val="Comment Text Char"/>
    <w:basedOn w:val="DefaultParagraphFont"/>
    <w:link w:val="CommentText"/>
    <w:uiPriority w:val="99"/>
    <w:semiHidden/>
    <w:rsid w:val="00FE1FE5"/>
    <w:rPr>
      <w:sz w:val="20"/>
      <w:szCs w:val="20"/>
    </w:rPr>
  </w:style>
  <w:style w:type="paragraph" w:styleId="CommentSubject">
    <w:name w:val="annotation subject"/>
    <w:basedOn w:val="CommentText"/>
    <w:next w:val="CommentText"/>
    <w:link w:val="CommentSubjectChar"/>
    <w:uiPriority w:val="99"/>
    <w:semiHidden/>
    <w:unhideWhenUsed/>
    <w:rsid w:val="00FE1FE5"/>
    <w:rPr>
      <w:b/>
      <w:bCs/>
    </w:rPr>
  </w:style>
  <w:style w:type="character" w:customStyle="1" w:styleId="CommentSubjectChar">
    <w:name w:val="Comment Subject Char"/>
    <w:basedOn w:val="CommentTextChar"/>
    <w:link w:val="CommentSubject"/>
    <w:uiPriority w:val="99"/>
    <w:semiHidden/>
    <w:rsid w:val="00FE1FE5"/>
    <w:rPr>
      <w:b/>
      <w:bCs/>
      <w:sz w:val="20"/>
      <w:szCs w:val="20"/>
    </w:rPr>
  </w:style>
  <w:style w:type="paragraph" w:styleId="Revision">
    <w:name w:val="Revision"/>
    <w:hidden/>
    <w:uiPriority w:val="99"/>
    <w:semiHidden/>
    <w:rsid w:val="001A6CC7"/>
  </w:style>
  <w:style w:type="paragraph" w:styleId="Header">
    <w:name w:val="header"/>
    <w:basedOn w:val="Normal"/>
    <w:link w:val="HeaderChar"/>
    <w:uiPriority w:val="99"/>
    <w:unhideWhenUsed/>
    <w:rsid w:val="00B313D8"/>
    <w:pPr>
      <w:tabs>
        <w:tab w:val="center" w:pos="4513"/>
        <w:tab w:val="right" w:pos="9026"/>
      </w:tabs>
    </w:pPr>
  </w:style>
  <w:style w:type="character" w:customStyle="1" w:styleId="HeaderChar">
    <w:name w:val="Header Char"/>
    <w:basedOn w:val="DefaultParagraphFont"/>
    <w:link w:val="Header"/>
    <w:uiPriority w:val="99"/>
    <w:rsid w:val="00B313D8"/>
  </w:style>
  <w:style w:type="paragraph" w:styleId="Footer">
    <w:name w:val="footer"/>
    <w:basedOn w:val="Normal"/>
    <w:link w:val="FooterChar"/>
    <w:uiPriority w:val="99"/>
    <w:unhideWhenUsed/>
    <w:rsid w:val="00B313D8"/>
    <w:pPr>
      <w:tabs>
        <w:tab w:val="center" w:pos="4513"/>
        <w:tab w:val="right" w:pos="9026"/>
      </w:tabs>
    </w:pPr>
  </w:style>
  <w:style w:type="character" w:customStyle="1" w:styleId="FooterChar">
    <w:name w:val="Footer Char"/>
    <w:basedOn w:val="DefaultParagraphFont"/>
    <w:link w:val="Footer"/>
    <w:uiPriority w:val="99"/>
    <w:rsid w:val="00B313D8"/>
  </w:style>
  <w:style w:type="paragraph" w:customStyle="1" w:styleId="font-claude-response-body">
    <w:name w:val="font-claude-response-body"/>
    <w:basedOn w:val="Normal"/>
    <w:rsid w:val="00BA3AD5"/>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1066">
      <w:bodyDiv w:val="1"/>
      <w:marLeft w:val="0"/>
      <w:marRight w:val="0"/>
      <w:marTop w:val="0"/>
      <w:marBottom w:val="0"/>
      <w:divBdr>
        <w:top w:val="none" w:sz="0" w:space="0" w:color="auto"/>
        <w:left w:val="none" w:sz="0" w:space="0" w:color="auto"/>
        <w:bottom w:val="none" w:sz="0" w:space="0" w:color="auto"/>
        <w:right w:val="none" w:sz="0" w:space="0" w:color="auto"/>
      </w:divBdr>
      <w:divsChild>
        <w:div w:id="1845238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2420">
      <w:bodyDiv w:val="1"/>
      <w:marLeft w:val="0"/>
      <w:marRight w:val="0"/>
      <w:marTop w:val="0"/>
      <w:marBottom w:val="0"/>
      <w:divBdr>
        <w:top w:val="none" w:sz="0" w:space="0" w:color="auto"/>
        <w:left w:val="none" w:sz="0" w:space="0" w:color="auto"/>
        <w:bottom w:val="none" w:sz="0" w:space="0" w:color="auto"/>
        <w:right w:val="none" w:sz="0" w:space="0" w:color="auto"/>
      </w:divBdr>
      <w:divsChild>
        <w:div w:id="985550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4133">
      <w:bodyDiv w:val="1"/>
      <w:marLeft w:val="0"/>
      <w:marRight w:val="0"/>
      <w:marTop w:val="0"/>
      <w:marBottom w:val="0"/>
      <w:divBdr>
        <w:top w:val="none" w:sz="0" w:space="0" w:color="auto"/>
        <w:left w:val="none" w:sz="0" w:space="0" w:color="auto"/>
        <w:bottom w:val="none" w:sz="0" w:space="0" w:color="auto"/>
        <w:right w:val="none" w:sz="0" w:space="0" w:color="auto"/>
      </w:divBdr>
      <w:divsChild>
        <w:div w:id="1352493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6056">
      <w:bodyDiv w:val="1"/>
      <w:marLeft w:val="0"/>
      <w:marRight w:val="0"/>
      <w:marTop w:val="0"/>
      <w:marBottom w:val="0"/>
      <w:divBdr>
        <w:top w:val="none" w:sz="0" w:space="0" w:color="auto"/>
        <w:left w:val="none" w:sz="0" w:space="0" w:color="auto"/>
        <w:bottom w:val="none" w:sz="0" w:space="0" w:color="auto"/>
        <w:right w:val="none" w:sz="0" w:space="0" w:color="auto"/>
      </w:divBdr>
      <w:divsChild>
        <w:div w:id="1649818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54684">
      <w:bodyDiv w:val="1"/>
      <w:marLeft w:val="0"/>
      <w:marRight w:val="0"/>
      <w:marTop w:val="0"/>
      <w:marBottom w:val="0"/>
      <w:divBdr>
        <w:top w:val="none" w:sz="0" w:space="0" w:color="auto"/>
        <w:left w:val="none" w:sz="0" w:space="0" w:color="auto"/>
        <w:bottom w:val="none" w:sz="0" w:space="0" w:color="auto"/>
        <w:right w:val="none" w:sz="0" w:space="0" w:color="auto"/>
      </w:divBdr>
      <w:divsChild>
        <w:div w:id="1083071074">
          <w:marLeft w:val="0"/>
          <w:marRight w:val="0"/>
          <w:marTop w:val="0"/>
          <w:marBottom w:val="0"/>
          <w:divBdr>
            <w:top w:val="none" w:sz="0" w:space="0" w:color="auto"/>
            <w:left w:val="none" w:sz="0" w:space="0" w:color="auto"/>
            <w:bottom w:val="none" w:sz="0" w:space="0" w:color="auto"/>
            <w:right w:val="none" w:sz="0" w:space="0" w:color="auto"/>
          </w:divBdr>
          <w:divsChild>
            <w:div w:id="700663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6757328">
      <w:bodyDiv w:val="1"/>
      <w:marLeft w:val="0"/>
      <w:marRight w:val="0"/>
      <w:marTop w:val="0"/>
      <w:marBottom w:val="0"/>
      <w:divBdr>
        <w:top w:val="none" w:sz="0" w:space="0" w:color="auto"/>
        <w:left w:val="none" w:sz="0" w:space="0" w:color="auto"/>
        <w:bottom w:val="none" w:sz="0" w:space="0" w:color="auto"/>
        <w:right w:val="none" w:sz="0" w:space="0" w:color="auto"/>
      </w:divBdr>
      <w:divsChild>
        <w:div w:id="97035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50542">
      <w:bodyDiv w:val="1"/>
      <w:marLeft w:val="0"/>
      <w:marRight w:val="0"/>
      <w:marTop w:val="0"/>
      <w:marBottom w:val="0"/>
      <w:divBdr>
        <w:top w:val="none" w:sz="0" w:space="0" w:color="auto"/>
        <w:left w:val="none" w:sz="0" w:space="0" w:color="auto"/>
        <w:bottom w:val="none" w:sz="0" w:space="0" w:color="auto"/>
        <w:right w:val="none" w:sz="0" w:space="0" w:color="auto"/>
      </w:divBdr>
      <w:divsChild>
        <w:div w:id="168004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7889">
      <w:bodyDiv w:val="1"/>
      <w:marLeft w:val="0"/>
      <w:marRight w:val="0"/>
      <w:marTop w:val="0"/>
      <w:marBottom w:val="0"/>
      <w:divBdr>
        <w:top w:val="none" w:sz="0" w:space="0" w:color="auto"/>
        <w:left w:val="none" w:sz="0" w:space="0" w:color="auto"/>
        <w:bottom w:val="none" w:sz="0" w:space="0" w:color="auto"/>
        <w:right w:val="none" w:sz="0" w:space="0" w:color="auto"/>
      </w:divBdr>
      <w:divsChild>
        <w:div w:id="295719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46862">
      <w:bodyDiv w:val="1"/>
      <w:marLeft w:val="0"/>
      <w:marRight w:val="0"/>
      <w:marTop w:val="0"/>
      <w:marBottom w:val="0"/>
      <w:divBdr>
        <w:top w:val="none" w:sz="0" w:space="0" w:color="auto"/>
        <w:left w:val="none" w:sz="0" w:space="0" w:color="auto"/>
        <w:bottom w:val="none" w:sz="0" w:space="0" w:color="auto"/>
        <w:right w:val="none" w:sz="0" w:space="0" w:color="auto"/>
      </w:divBdr>
      <w:divsChild>
        <w:div w:id="1672025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54613">
      <w:bodyDiv w:val="1"/>
      <w:marLeft w:val="0"/>
      <w:marRight w:val="0"/>
      <w:marTop w:val="0"/>
      <w:marBottom w:val="0"/>
      <w:divBdr>
        <w:top w:val="none" w:sz="0" w:space="0" w:color="auto"/>
        <w:left w:val="none" w:sz="0" w:space="0" w:color="auto"/>
        <w:bottom w:val="none" w:sz="0" w:space="0" w:color="auto"/>
        <w:right w:val="none" w:sz="0" w:space="0" w:color="auto"/>
      </w:divBdr>
      <w:divsChild>
        <w:div w:id="962269435">
          <w:marLeft w:val="0"/>
          <w:marRight w:val="0"/>
          <w:marTop w:val="0"/>
          <w:marBottom w:val="0"/>
          <w:divBdr>
            <w:top w:val="none" w:sz="0" w:space="0" w:color="auto"/>
            <w:left w:val="none" w:sz="0" w:space="0" w:color="auto"/>
            <w:bottom w:val="none" w:sz="0" w:space="0" w:color="auto"/>
            <w:right w:val="none" w:sz="0" w:space="0" w:color="auto"/>
          </w:divBdr>
          <w:divsChild>
            <w:div w:id="510149301">
              <w:marLeft w:val="0"/>
              <w:marRight w:val="0"/>
              <w:marTop w:val="0"/>
              <w:marBottom w:val="0"/>
              <w:divBdr>
                <w:top w:val="none" w:sz="0" w:space="0" w:color="auto"/>
                <w:left w:val="none" w:sz="0" w:space="0" w:color="auto"/>
                <w:bottom w:val="none" w:sz="0" w:space="0" w:color="auto"/>
                <w:right w:val="none" w:sz="0" w:space="0" w:color="auto"/>
              </w:divBdr>
              <w:divsChild>
                <w:div w:id="1714771434">
                  <w:marLeft w:val="0"/>
                  <w:marRight w:val="0"/>
                  <w:marTop w:val="0"/>
                  <w:marBottom w:val="0"/>
                  <w:divBdr>
                    <w:top w:val="none" w:sz="0" w:space="0" w:color="auto"/>
                    <w:left w:val="none" w:sz="0" w:space="0" w:color="auto"/>
                    <w:bottom w:val="none" w:sz="0" w:space="0" w:color="auto"/>
                    <w:right w:val="none" w:sz="0" w:space="0" w:color="auto"/>
                  </w:divBdr>
                  <w:divsChild>
                    <w:div w:id="1750033915">
                      <w:marLeft w:val="0"/>
                      <w:marRight w:val="0"/>
                      <w:marTop w:val="0"/>
                      <w:marBottom w:val="0"/>
                      <w:divBdr>
                        <w:top w:val="none" w:sz="0" w:space="0" w:color="auto"/>
                        <w:left w:val="none" w:sz="0" w:space="0" w:color="auto"/>
                        <w:bottom w:val="none" w:sz="0" w:space="0" w:color="auto"/>
                        <w:right w:val="none" w:sz="0" w:space="0" w:color="auto"/>
                      </w:divBdr>
                      <w:divsChild>
                        <w:div w:id="331183769">
                          <w:marLeft w:val="0"/>
                          <w:marRight w:val="0"/>
                          <w:marTop w:val="0"/>
                          <w:marBottom w:val="0"/>
                          <w:divBdr>
                            <w:top w:val="none" w:sz="0" w:space="0" w:color="auto"/>
                            <w:left w:val="none" w:sz="0" w:space="0" w:color="auto"/>
                            <w:bottom w:val="none" w:sz="0" w:space="0" w:color="auto"/>
                            <w:right w:val="none" w:sz="0" w:space="0" w:color="auto"/>
                          </w:divBdr>
                          <w:divsChild>
                            <w:div w:id="1540169787">
                              <w:marLeft w:val="0"/>
                              <w:marRight w:val="0"/>
                              <w:marTop w:val="0"/>
                              <w:marBottom w:val="0"/>
                              <w:divBdr>
                                <w:top w:val="none" w:sz="0" w:space="0" w:color="auto"/>
                                <w:left w:val="none" w:sz="0" w:space="0" w:color="auto"/>
                                <w:bottom w:val="none" w:sz="0" w:space="0" w:color="auto"/>
                                <w:right w:val="none" w:sz="0" w:space="0" w:color="auto"/>
                              </w:divBdr>
                              <w:divsChild>
                                <w:div w:id="243223206">
                                  <w:marLeft w:val="0"/>
                                  <w:marRight w:val="0"/>
                                  <w:marTop w:val="0"/>
                                  <w:marBottom w:val="0"/>
                                  <w:divBdr>
                                    <w:top w:val="none" w:sz="0" w:space="0" w:color="auto"/>
                                    <w:left w:val="none" w:sz="0" w:space="0" w:color="auto"/>
                                    <w:bottom w:val="none" w:sz="0" w:space="0" w:color="auto"/>
                                    <w:right w:val="none" w:sz="0" w:space="0" w:color="auto"/>
                                  </w:divBdr>
                                  <w:divsChild>
                                    <w:div w:id="2109617102">
                                      <w:marLeft w:val="0"/>
                                      <w:marRight w:val="0"/>
                                      <w:marTop w:val="0"/>
                                      <w:marBottom w:val="0"/>
                                      <w:divBdr>
                                        <w:top w:val="none" w:sz="0" w:space="0" w:color="auto"/>
                                        <w:left w:val="none" w:sz="0" w:space="0" w:color="auto"/>
                                        <w:bottom w:val="none" w:sz="0" w:space="0" w:color="auto"/>
                                        <w:right w:val="none" w:sz="0" w:space="0" w:color="auto"/>
                                      </w:divBdr>
                                      <w:divsChild>
                                        <w:div w:id="1028483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653965">
      <w:bodyDiv w:val="1"/>
      <w:marLeft w:val="0"/>
      <w:marRight w:val="0"/>
      <w:marTop w:val="0"/>
      <w:marBottom w:val="0"/>
      <w:divBdr>
        <w:top w:val="none" w:sz="0" w:space="0" w:color="auto"/>
        <w:left w:val="none" w:sz="0" w:space="0" w:color="auto"/>
        <w:bottom w:val="none" w:sz="0" w:space="0" w:color="auto"/>
        <w:right w:val="none" w:sz="0" w:space="0" w:color="auto"/>
      </w:divBdr>
      <w:divsChild>
        <w:div w:id="1706715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61353">
      <w:bodyDiv w:val="1"/>
      <w:marLeft w:val="0"/>
      <w:marRight w:val="0"/>
      <w:marTop w:val="0"/>
      <w:marBottom w:val="0"/>
      <w:divBdr>
        <w:top w:val="none" w:sz="0" w:space="0" w:color="auto"/>
        <w:left w:val="none" w:sz="0" w:space="0" w:color="auto"/>
        <w:bottom w:val="none" w:sz="0" w:space="0" w:color="auto"/>
        <w:right w:val="none" w:sz="0" w:space="0" w:color="auto"/>
      </w:divBdr>
      <w:divsChild>
        <w:div w:id="57870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06550">
      <w:bodyDiv w:val="1"/>
      <w:marLeft w:val="0"/>
      <w:marRight w:val="0"/>
      <w:marTop w:val="0"/>
      <w:marBottom w:val="0"/>
      <w:divBdr>
        <w:top w:val="none" w:sz="0" w:space="0" w:color="auto"/>
        <w:left w:val="none" w:sz="0" w:space="0" w:color="auto"/>
        <w:bottom w:val="none" w:sz="0" w:space="0" w:color="auto"/>
        <w:right w:val="none" w:sz="0" w:space="0" w:color="auto"/>
      </w:divBdr>
      <w:divsChild>
        <w:div w:id="139647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05346">
      <w:bodyDiv w:val="1"/>
      <w:marLeft w:val="0"/>
      <w:marRight w:val="0"/>
      <w:marTop w:val="0"/>
      <w:marBottom w:val="0"/>
      <w:divBdr>
        <w:top w:val="none" w:sz="0" w:space="0" w:color="auto"/>
        <w:left w:val="none" w:sz="0" w:space="0" w:color="auto"/>
        <w:bottom w:val="none" w:sz="0" w:space="0" w:color="auto"/>
        <w:right w:val="none" w:sz="0" w:space="0" w:color="auto"/>
      </w:divBdr>
      <w:divsChild>
        <w:div w:id="1170635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50970">
      <w:bodyDiv w:val="1"/>
      <w:marLeft w:val="0"/>
      <w:marRight w:val="0"/>
      <w:marTop w:val="0"/>
      <w:marBottom w:val="0"/>
      <w:divBdr>
        <w:top w:val="none" w:sz="0" w:space="0" w:color="auto"/>
        <w:left w:val="none" w:sz="0" w:space="0" w:color="auto"/>
        <w:bottom w:val="none" w:sz="0" w:space="0" w:color="auto"/>
        <w:right w:val="none" w:sz="0" w:space="0" w:color="auto"/>
      </w:divBdr>
      <w:divsChild>
        <w:div w:id="54264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86110">
      <w:bodyDiv w:val="1"/>
      <w:marLeft w:val="0"/>
      <w:marRight w:val="0"/>
      <w:marTop w:val="0"/>
      <w:marBottom w:val="0"/>
      <w:divBdr>
        <w:top w:val="none" w:sz="0" w:space="0" w:color="auto"/>
        <w:left w:val="none" w:sz="0" w:space="0" w:color="auto"/>
        <w:bottom w:val="none" w:sz="0" w:space="0" w:color="auto"/>
        <w:right w:val="none" w:sz="0" w:space="0" w:color="auto"/>
      </w:divBdr>
      <w:divsChild>
        <w:div w:id="1428890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63640">
      <w:bodyDiv w:val="1"/>
      <w:marLeft w:val="0"/>
      <w:marRight w:val="0"/>
      <w:marTop w:val="0"/>
      <w:marBottom w:val="0"/>
      <w:divBdr>
        <w:top w:val="none" w:sz="0" w:space="0" w:color="auto"/>
        <w:left w:val="none" w:sz="0" w:space="0" w:color="auto"/>
        <w:bottom w:val="none" w:sz="0" w:space="0" w:color="auto"/>
        <w:right w:val="none" w:sz="0" w:space="0" w:color="auto"/>
      </w:divBdr>
      <w:divsChild>
        <w:div w:id="98573681">
          <w:marLeft w:val="0"/>
          <w:marRight w:val="0"/>
          <w:marTop w:val="0"/>
          <w:marBottom w:val="0"/>
          <w:divBdr>
            <w:top w:val="none" w:sz="0" w:space="0" w:color="auto"/>
            <w:left w:val="none" w:sz="0" w:space="0" w:color="auto"/>
            <w:bottom w:val="none" w:sz="0" w:space="0" w:color="auto"/>
            <w:right w:val="none" w:sz="0" w:space="0" w:color="auto"/>
          </w:divBdr>
          <w:divsChild>
            <w:div w:id="643433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498704">
      <w:bodyDiv w:val="1"/>
      <w:marLeft w:val="0"/>
      <w:marRight w:val="0"/>
      <w:marTop w:val="0"/>
      <w:marBottom w:val="0"/>
      <w:divBdr>
        <w:top w:val="none" w:sz="0" w:space="0" w:color="auto"/>
        <w:left w:val="none" w:sz="0" w:space="0" w:color="auto"/>
        <w:bottom w:val="none" w:sz="0" w:space="0" w:color="auto"/>
        <w:right w:val="none" w:sz="0" w:space="0" w:color="auto"/>
      </w:divBdr>
      <w:divsChild>
        <w:div w:id="126938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83453">
      <w:bodyDiv w:val="1"/>
      <w:marLeft w:val="0"/>
      <w:marRight w:val="0"/>
      <w:marTop w:val="0"/>
      <w:marBottom w:val="0"/>
      <w:divBdr>
        <w:top w:val="none" w:sz="0" w:space="0" w:color="auto"/>
        <w:left w:val="none" w:sz="0" w:space="0" w:color="auto"/>
        <w:bottom w:val="none" w:sz="0" w:space="0" w:color="auto"/>
        <w:right w:val="none" w:sz="0" w:space="0" w:color="auto"/>
      </w:divBdr>
      <w:divsChild>
        <w:div w:id="1347442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83948">
      <w:bodyDiv w:val="1"/>
      <w:marLeft w:val="0"/>
      <w:marRight w:val="0"/>
      <w:marTop w:val="0"/>
      <w:marBottom w:val="0"/>
      <w:divBdr>
        <w:top w:val="none" w:sz="0" w:space="0" w:color="auto"/>
        <w:left w:val="none" w:sz="0" w:space="0" w:color="auto"/>
        <w:bottom w:val="none" w:sz="0" w:space="0" w:color="auto"/>
        <w:right w:val="none" w:sz="0" w:space="0" w:color="auto"/>
      </w:divBdr>
      <w:divsChild>
        <w:div w:id="815103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43942">
      <w:bodyDiv w:val="1"/>
      <w:marLeft w:val="0"/>
      <w:marRight w:val="0"/>
      <w:marTop w:val="0"/>
      <w:marBottom w:val="0"/>
      <w:divBdr>
        <w:top w:val="none" w:sz="0" w:space="0" w:color="auto"/>
        <w:left w:val="none" w:sz="0" w:space="0" w:color="auto"/>
        <w:bottom w:val="none" w:sz="0" w:space="0" w:color="auto"/>
        <w:right w:val="none" w:sz="0" w:space="0" w:color="auto"/>
      </w:divBdr>
      <w:divsChild>
        <w:div w:id="413668323">
          <w:marLeft w:val="0"/>
          <w:marRight w:val="0"/>
          <w:marTop w:val="0"/>
          <w:marBottom w:val="0"/>
          <w:divBdr>
            <w:top w:val="none" w:sz="0" w:space="0" w:color="auto"/>
            <w:left w:val="none" w:sz="0" w:space="0" w:color="auto"/>
            <w:bottom w:val="none" w:sz="0" w:space="0" w:color="auto"/>
            <w:right w:val="none" w:sz="0" w:space="0" w:color="auto"/>
          </w:divBdr>
          <w:divsChild>
            <w:div w:id="1550141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207744">
      <w:bodyDiv w:val="1"/>
      <w:marLeft w:val="0"/>
      <w:marRight w:val="0"/>
      <w:marTop w:val="0"/>
      <w:marBottom w:val="0"/>
      <w:divBdr>
        <w:top w:val="none" w:sz="0" w:space="0" w:color="auto"/>
        <w:left w:val="none" w:sz="0" w:space="0" w:color="auto"/>
        <w:bottom w:val="none" w:sz="0" w:space="0" w:color="auto"/>
        <w:right w:val="none" w:sz="0" w:space="0" w:color="auto"/>
      </w:divBdr>
      <w:divsChild>
        <w:div w:id="943998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59057">
      <w:bodyDiv w:val="1"/>
      <w:marLeft w:val="0"/>
      <w:marRight w:val="0"/>
      <w:marTop w:val="0"/>
      <w:marBottom w:val="0"/>
      <w:divBdr>
        <w:top w:val="none" w:sz="0" w:space="0" w:color="auto"/>
        <w:left w:val="none" w:sz="0" w:space="0" w:color="auto"/>
        <w:bottom w:val="none" w:sz="0" w:space="0" w:color="auto"/>
        <w:right w:val="none" w:sz="0" w:space="0" w:color="auto"/>
      </w:divBdr>
      <w:divsChild>
        <w:div w:id="1850831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42879">
      <w:bodyDiv w:val="1"/>
      <w:marLeft w:val="0"/>
      <w:marRight w:val="0"/>
      <w:marTop w:val="0"/>
      <w:marBottom w:val="0"/>
      <w:divBdr>
        <w:top w:val="none" w:sz="0" w:space="0" w:color="auto"/>
        <w:left w:val="none" w:sz="0" w:space="0" w:color="auto"/>
        <w:bottom w:val="none" w:sz="0" w:space="0" w:color="auto"/>
        <w:right w:val="none" w:sz="0" w:space="0" w:color="auto"/>
      </w:divBdr>
      <w:divsChild>
        <w:div w:id="398140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46142">
      <w:bodyDiv w:val="1"/>
      <w:marLeft w:val="0"/>
      <w:marRight w:val="0"/>
      <w:marTop w:val="0"/>
      <w:marBottom w:val="0"/>
      <w:divBdr>
        <w:top w:val="none" w:sz="0" w:space="0" w:color="auto"/>
        <w:left w:val="none" w:sz="0" w:space="0" w:color="auto"/>
        <w:bottom w:val="none" w:sz="0" w:space="0" w:color="auto"/>
        <w:right w:val="none" w:sz="0" w:space="0" w:color="auto"/>
      </w:divBdr>
      <w:divsChild>
        <w:div w:id="858200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91129">
      <w:bodyDiv w:val="1"/>
      <w:marLeft w:val="0"/>
      <w:marRight w:val="0"/>
      <w:marTop w:val="0"/>
      <w:marBottom w:val="0"/>
      <w:divBdr>
        <w:top w:val="none" w:sz="0" w:space="0" w:color="auto"/>
        <w:left w:val="none" w:sz="0" w:space="0" w:color="auto"/>
        <w:bottom w:val="none" w:sz="0" w:space="0" w:color="auto"/>
        <w:right w:val="none" w:sz="0" w:space="0" w:color="auto"/>
      </w:divBdr>
      <w:divsChild>
        <w:div w:id="2147353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69610">
      <w:bodyDiv w:val="1"/>
      <w:marLeft w:val="0"/>
      <w:marRight w:val="0"/>
      <w:marTop w:val="0"/>
      <w:marBottom w:val="0"/>
      <w:divBdr>
        <w:top w:val="none" w:sz="0" w:space="0" w:color="auto"/>
        <w:left w:val="none" w:sz="0" w:space="0" w:color="auto"/>
        <w:bottom w:val="none" w:sz="0" w:space="0" w:color="auto"/>
        <w:right w:val="none" w:sz="0" w:space="0" w:color="auto"/>
      </w:divBdr>
      <w:divsChild>
        <w:div w:id="2092198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97159">
      <w:bodyDiv w:val="1"/>
      <w:marLeft w:val="0"/>
      <w:marRight w:val="0"/>
      <w:marTop w:val="0"/>
      <w:marBottom w:val="0"/>
      <w:divBdr>
        <w:top w:val="none" w:sz="0" w:space="0" w:color="auto"/>
        <w:left w:val="none" w:sz="0" w:space="0" w:color="auto"/>
        <w:bottom w:val="none" w:sz="0" w:space="0" w:color="auto"/>
        <w:right w:val="none" w:sz="0" w:space="0" w:color="auto"/>
      </w:divBdr>
      <w:divsChild>
        <w:div w:id="344476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34954">
      <w:bodyDiv w:val="1"/>
      <w:marLeft w:val="0"/>
      <w:marRight w:val="0"/>
      <w:marTop w:val="0"/>
      <w:marBottom w:val="0"/>
      <w:divBdr>
        <w:top w:val="none" w:sz="0" w:space="0" w:color="auto"/>
        <w:left w:val="none" w:sz="0" w:space="0" w:color="auto"/>
        <w:bottom w:val="none" w:sz="0" w:space="0" w:color="auto"/>
        <w:right w:val="none" w:sz="0" w:space="0" w:color="auto"/>
      </w:divBdr>
      <w:divsChild>
        <w:div w:id="1997024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58313">
      <w:bodyDiv w:val="1"/>
      <w:marLeft w:val="0"/>
      <w:marRight w:val="0"/>
      <w:marTop w:val="0"/>
      <w:marBottom w:val="0"/>
      <w:divBdr>
        <w:top w:val="none" w:sz="0" w:space="0" w:color="auto"/>
        <w:left w:val="none" w:sz="0" w:space="0" w:color="auto"/>
        <w:bottom w:val="none" w:sz="0" w:space="0" w:color="auto"/>
        <w:right w:val="none" w:sz="0" w:space="0" w:color="auto"/>
      </w:divBdr>
      <w:divsChild>
        <w:div w:id="133911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61820">
      <w:bodyDiv w:val="1"/>
      <w:marLeft w:val="0"/>
      <w:marRight w:val="0"/>
      <w:marTop w:val="0"/>
      <w:marBottom w:val="0"/>
      <w:divBdr>
        <w:top w:val="none" w:sz="0" w:space="0" w:color="auto"/>
        <w:left w:val="none" w:sz="0" w:space="0" w:color="auto"/>
        <w:bottom w:val="none" w:sz="0" w:space="0" w:color="auto"/>
        <w:right w:val="none" w:sz="0" w:space="0" w:color="auto"/>
      </w:divBdr>
      <w:divsChild>
        <w:div w:id="196006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2341">
      <w:bodyDiv w:val="1"/>
      <w:marLeft w:val="0"/>
      <w:marRight w:val="0"/>
      <w:marTop w:val="0"/>
      <w:marBottom w:val="0"/>
      <w:divBdr>
        <w:top w:val="none" w:sz="0" w:space="0" w:color="auto"/>
        <w:left w:val="none" w:sz="0" w:space="0" w:color="auto"/>
        <w:bottom w:val="none" w:sz="0" w:space="0" w:color="auto"/>
        <w:right w:val="none" w:sz="0" w:space="0" w:color="auto"/>
      </w:divBdr>
      <w:divsChild>
        <w:div w:id="1957132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23383">
      <w:bodyDiv w:val="1"/>
      <w:marLeft w:val="0"/>
      <w:marRight w:val="0"/>
      <w:marTop w:val="0"/>
      <w:marBottom w:val="0"/>
      <w:divBdr>
        <w:top w:val="none" w:sz="0" w:space="0" w:color="auto"/>
        <w:left w:val="none" w:sz="0" w:space="0" w:color="auto"/>
        <w:bottom w:val="none" w:sz="0" w:space="0" w:color="auto"/>
        <w:right w:val="none" w:sz="0" w:space="0" w:color="auto"/>
      </w:divBdr>
      <w:divsChild>
        <w:div w:id="1230463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80584">
      <w:bodyDiv w:val="1"/>
      <w:marLeft w:val="0"/>
      <w:marRight w:val="0"/>
      <w:marTop w:val="0"/>
      <w:marBottom w:val="0"/>
      <w:divBdr>
        <w:top w:val="none" w:sz="0" w:space="0" w:color="auto"/>
        <w:left w:val="none" w:sz="0" w:space="0" w:color="auto"/>
        <w:bottom w:val="none" w:sz="0" w:space="0" w:color="auto"/>
        <w:right w:val="none" w:sz="0" w:space="0" w:color="auto"/>
      </w:divBdr>
      <w:divsChild>
        <w:div w:id="219175592">
          <w:marLeft w:val="0"/>
          <w:marRight w:val="0"/>
          <w:marTop w:val="0"/>
          <w:marBottom w:val="0"/>
          <w:divBdr>
            <w:top w:val="none" w:sz="0" w:space="0" w:color="auto"/>
            <w:left w:val="none" w:sz="0" w:space="0" w:color="auto"/>
            <w:bottom w:val="none" w:sz="0" w:space="0" w:color="auto"/>
            <w:right w:val="none" w:sz="0" w:space="0" w:color="auto"/>
          </w:divBdr>
          <w:divsChild>
            <w:div w:id="290090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4015051">
      <w:bodyDiv w:val="1"/>
      <w:marLeft w:val="0"/>
      <w:marRight w:val="0"/>
      <w:marTop w:val="0"/>
      <w:marBottom w:val="0"/>
      <w:divBdr>
        <w:top w:val="none" w:sz="0" w:space="0" w:color="auto"/>
        <w:left w:val="none" w:sz="0" w:space="0" w:color="auto"/>
        <w:bottom w:val="none" w:sz="0" w:space="0" w:color="auto"/>
        <w:right w:val="none" w:sz="0" w:space="0" w:color="auto"/>
      </w:divBdr>
      <w:divsChild>
        <w:div w:id="1728989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4165">
      <w:bodyDiv w:val="1"/>
      <w:marLeft w:val="0"/>
      <w:marRight w:val="0"/>
      <w:marTop w:val="0"/>
      <w:marBottom w:val="0"/>
      <w:divBdr>
        <w:top w:val="none" w:sz="0" w:space="0" w:color="auto"/>
        <w:left w:val="none" w:sz="0" w:space="0" w:color="auto"/>
        <w:bottom w:val="none" w:sz="0" w:space="0" w:color="auto"/>
        <w:right w:val="none" w:sz="0" w:space="0" w:color="auto"/>
      </w:divBdr>
      <w:divsChild>
        <w:div w:id="1048721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2717">
      <w:bodyDiv w:val="1"/>
      <w:marLeft w:val="0"/>
      <w:marRight w:val="0"/>
      <w:marTop w:val="0"/>
      <w:marBottom w:val="0"/>
      <w:divBdr>
        <w:top w:val="none" w:sz="0" w:space="0" w:color="auto"/>
        <w:left w:val="none" w:sz="0" w:space="0" w:color="auto"/>
        <w:bottom w:val="none" w:sz="0" w:space="0" w:color="auto"/>
        <w:right w:val="none" w:sz="0" w:space="0" w:color="auto"/>
      </w:divBdr>
      <w:divsChild>
        <w:div w:id="186917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12572">
      <w:bodyDiv w:val="1"/>
      <w:marLeft w:val="0"/>
      <w:marRight w:val="0"/>
      <w:marTop w:val="0"/>
      <w:marBottom w:val="0"/>
      <w:divBdr>
        <w:top w:val="none" w:sz="0" w:space="0" w:color="auto"/>
        <w:left w:val="none" w:sz="0" w:space="0" w:color="auto"/>
        <w:bottom w:val="none" w:sz="0" w:space="0" w:color="auto"/>
        <w:right w:val="none" w:sz="0" w:space="0" w:color="auto"/>
      </w:divBdr>
      <w:divsChild>
        <w:div w:id="2021008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29457">
      <w:bodyDiv w:val="1"/>
      <w:marLeft w:val="0"/>
      <w:marRight w:val="0"/>
      <w:marTop w:val="0"/>
      <w:marBottom w:val="0"/>
      <w:divBdr>
        <w:top w:val="none" w:sz="0" w:space="0" w:color="auto"/>
        <w:left w:val="none" w:sz="0" w:space="0" w:color="auto"/>
        <w:bottom w:val="none" w:sz="0" w:space="0" w:color="auto"/>
        <w:right w:val="none" w:sz="0" w:space="0" w:color="auto"/>
      </w:divBdr>
      <w:divsChild>
        <w:div w:id="1743794526">
          <w:marLeft w:val="0"/>
          <w:marRight w:val="0"/>
          <w:marTop w:val="0"/>
          <w:marBottom w:val="0"/>
          <w:divBdr>
            <w:top w:val="none" w:sz="0" w:space="0" w:color="auto"/>
            <w:left w:val="none" w:sz="0" w:space="0" w:color="auto"/>
            <w:bottom w:val="none" w:sz="0" w:space="0" w:color="auto"/>
            <w:right w:val="none" w:sz="0" w:space="0" w:color="auto"/>
          </w:divBdr>
          <w:divsChild>
            <w:div w:id="1362709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6576963">
      <w:bodyDiv w:val="1"/>
      <w:marLeft w:val="0"/>
      <w:marRight w:val="0"/>
      <w:marTop w:val="0"/>
      <w:marBottom w:val="0"/>
      <w:divBdr>
        <w:top w:val="none" w:sz="0" w:space="0" w:color="auto"/>
        <w:left w:val="none" w:sz="0" w:space="0" w:color="auto"/>
        <w:bottom w:val="none" w:sz="0" w:space="0" w:color="auto"/>
        <w:right w:val="none" w:sz="0" w:space="0" w:color="auto"/>
      </w:divBdr>
      <w:divsChild>
        <w:div w:id="2090497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72732">
      <w:bodyDiv w:val="1"/>
      <w:marLeft w:val="0"/>
      <w:marRight w:val="0"/>
      <w:marTop w:val="0"/>
      <w:marBottom w:val="0"/>
      <w:divBdr>
        <w:top w:val="none" w:sz="0" w:space="0" w:color="auto"/>
        <w:left w:val="none" w:sz="0" w:space="0" w:color="auto"/>
        <w:bottom w:val="none" w:sz="0" w:space="0" w:color="auto"/>
        <w:right w:val="none" w:sz="0" w:space="0" w:color="auto"/>
      </w:divBdr>
      <w:divsChild>
        <w:div w:id="674648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18486">
      <w:bodyDiv w:val="1"/>
      <w:marLeft w:val="0"/>
      <w:marRight w:val="0"/>
      <w:marTop w:val="0"/>
      <w:marBottom w:val="0"/>
      <w:divBdr>
        <w:top w:val="none" w:sz="0" w:space="0" w:color="auto"/>
        <w:left w:val="none" w:sz="0" w:space="0" w:color="auto"/>
        <w:bottom w:val="none" w:sz="0" w:space="0" w:color="auto"/>
        <w:right w:val="none" w:sz="0" w:space="0" w:color="auto"/>
      </w:divBdr>
      <w:divsChild>
        <w:div w:id="719523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30812">
      <w:bodyDiv w:val="1"/>
      <w:marLeft w:val="0"/>
      <w:marRight w:val="0"/>
      <w:marTop w:val="0"/>
      <w:marBottom w:val="0"/>
      <w:divBdr>
        <w:top w:val="none" w:sz="0" w:space="0" w:color="auto"/>
        <w:left w:val="none" w:sz="0" w:space="0" w:color="auto"/>
        <w:bottom w:val="none" w:sz="0" w:space="0" w:color="auto"/>
        <w:right w:val="none" w:sz="0" w:space="0" w:color="auto"/>
      </w:divBdr>
      <w:divsChild>
        <w:div w:id="1898272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54323">
      <w:bodyDiv w:val="1"/>
      <w:marLeft w:val="0"/>
      <w:marRight w:val="0"/>
      <w:marTop w:val="0"/>
      <w:marBottom w:val="0"/>
      <w:divBdr>
        <w:top w:val="none" w:sz="0" w:space="0" w:color="auto"/>
        <w:left w:val="none" w:sz="0" w:space="0" w:color="auto"/>
        <w:bottom w:val="none" w:sz="0" w:space="0" w:color="auto"/>
        <w:right w:val="none" w:sz="0" w:space="0" w:color="auto"/>
      </w:divBdr>
      <w:divsChild>
        <w:div w:id="1386031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57235">
      <w:bodyDiv w:val="1"/>
      <w:marLeft w:val="0"/>
      <w:marRight w:val="0"/>
      <w:marTop w:val="0"/>
      <w:marBottom w:val="0"/>
      <w:divBdr>
        <w:top w:val="none" w:sz="0" w:space="0" w:color="auto"/>
        <w:left w:val="none" w:sz="0" w:space="0" w:color="auto"/>
        <w:bottom w:val="none" w:sz="0" w:space="0" w:color="auto"/>
        <w:right w:val="none" w:sz="0" w:space="0" w:color="auto"/>
      </w:divBdr>
      <w:divsChild>
        <w:div w:id="791631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70349">
      <w:bodyDiv w:val="1"/>
      <w:marLeft w:val="0"/>
      <w:marRight w:val="0"/>
      <w:marTop w:val="0"/>
      <w:marBottom w:val="0"/>
      <w:divBdr>
        <w:top w:val="none" w:sz="0" w:space="0" w:color="auto"/>
        <w:left w:val="none" w:sz="0" w:space="0" w:color="auto"/>
        <w:bottom w:val="none" w:sz="0" w:space="0" w:color="auto"/>
        <w:right w:val="none" w:sz="0" w:space="0" w:color="auto"/>
      </w:divBdr>
      <w:divsChild>
        <w:div w:id="1363436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25304">
      <w:bodyDiv w:val="1"/>
      <w:marLeft w:val="0"/>
      <w:marRight w:val="0"/>
      <w:marTop w:val="0"/>
      <w:marBottom w:val="0"/>
      <w:divBdr>
        <w:top w:val="none" w:sz="0" w:space="0" w:color="auto"/>
        <w:left w:val="none" w:sz="0" w:space="0" w:color="auto"/>
        <w:bottom w:val="none" w:sz="0" w:space="0" w:color="auto"/>
        <w:right w:val="none" w:sz="0" w:space="0" w:color="auto"/>
      </w:divBdr>
      <w:divsChild>
        <w:div w:id="47429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956">
      <w:bodyDiv w:val="1"/>
      <w:marLeft w:val="0"/>
      <w:marRight w:val="0"/>
      <w:marTop w:val="0"/>
      <w:marBottom w:val="0"/>
      <w:divBdr>
        <w:top w:val="none" w:sz="0" w:space="0" w:color="auto"/>
        <w:left w:val="none" w:sz="0" w:space="0" w:color="auto"/>
        <w:bottom w:val="none" w:sz="0" w:space="0" w:color="auto"/>
        <w:right w:val="none" w:sz="0" w:space="0" w:color="auto"/>
      </w:divBdr>
      <w:divsChild>
        <w:div w:id="853804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476184">
      <w:bodyDiv w:val="1"/>
      <w:marLeft w:val="0"/>
      <w:marRight w:val="0"/>
      <w:marTop w:val="0"/>
      <w:marBottom w:val="0"/>
      <w:divBdr>
        <w:top w:val="none" w:sz="0" w:space="0" w:color="auto"/>
        <w:left w:val="none" w:sz="0" w:space="0" w:color="auto"/>
        <w:bottom w:val="none" w:sz="0" w:space="0" w:color="auto"/>
        <w:right w:val="none" w:sz="0" w:space="0" w:color="auto"/>
      </w:divBdr>
      <w:divsChild>
        <w:div w:id="2036609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481025">
      <w:bodyDiv w:val="1"/>
      <w:marLeft w:val="0"/>
      <w:marRight w:val="0"/>
      <w:marTop w:val="0"/>
      <w:marBottom w:val="0"/>
      <w:divBdr>
        <w:top w:val="none" w:sz="0" w:space="0" w:color="auto"/>
        <w:left w:val="none" w:sz="0" w:space="0" w:color="auto"/>
        <w:bottom w:val="none" w:sz="0" w:space="0" w:color="auto"/>
        <w:right w:val="none" w:sz="0" w:space="0" w:color="auto"/>
      </w:divBdr>
      <w:divsChild>
        <w:div w:id="2364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992302">
      <w:bodyDiv w:val="1"/>
      <w:marLeft w:val="0"/>
      <w:marRight w:val="0"/>
      <w:marTop w:val="0"/>
      <w:marBottom w:val="0"/>
      <w:divBdr>
        <w:top w:val="none" w:sz="0" w:space="0" w:color="auto"/>
        <w:left w:val="none" w:sz="0" w:space="0" w:color="auto"/>
        <w:bottom w:val="none" w:sz="0" w:space="0" w:color="auto"/>
        <w:right w:val="none" w:sz="0" w:space="0" w:color="auto"/>
      </w:divBdr>
      <w:divsChild>
        <w:div w:id="821774748">
          <w:marLeft w:val="0"/>
          <w:marRight w:val="0"/>
          <w:marTop w:val="0"/>
          <w:marBottom w:val="0"/>
          <w:divBdr>
            <w:top w:val="none" w:sz="0" w:space="0" w:color="auto"/>
            <w:left w:val="none" w:sz="0" w:space="0" w:color="auto"/>
            <w:bottom w:val="none" w:sz="0" w:space="0" w:color="auto"/>
            <w:right w:val="none" w:sz="0" w:space="0" w:color="auto"/>
          </w:divBdr>
          <w:divsChild>
            <w:div w:id="969555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26502125">
      <w:bodyDiv w:val="1"/>
      <w:marLeft w:val="0"/>
      <w:marRight w:val="0"/>
      <w:marTop w:val="0"/>
      <w:marBottom w:val="0"/>
      <w:divBdr>
        <w:top w:val="none" w:sz="0" w:space="0" w:color="auto"/>
        <w:left w:val="none" w:sz="0" w:space="0" w:color="auto"/>
        <w:bottom w:val="none" w:sz="0" w:space="0" w:color="auto"/>
        <w:right w:val="none" w:sz="0" w:space="0" w:color="auto"/>
      </w:divBdr>
      <w:divsChild>
        <w:div w:id="206536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543640">
      <w:bodyDiv w:val="1"/>
      <w:marLeft w:val="0"/>
      <w:marRight w:val="0"/>
      <w:marTop w:val="0"/>
      <w:marBottom w:val="0"/>
      <w:divBdr>
        <w:top w:val="none" w:sz="0" w:space="0" w:color="auto"/>
        <w:left w:val="none" w:sz="0" w:space="0" w:color="auto"/>
        <w:bottom w:val="none" w:sz="0" w:space="0" w:color="auto"/>
        <w:right w:val="none" w:sz="0" w:space="0" w:color="auto"/>
      </w:divBdr>
      <w:divsChild>
        <w:div w:id="1849514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440660">
      <w:bodyDiv w:val="1"/>
      <w:marLeft w:val="0"/>
      <w:marRight w:val="0"/>
      <w:marTop w:val="0"/>
      <w:marBottom w:val="0"/>
      <w:divBdr>
        <w:top w:val="none" w:sz="0" w:space="0" w:color="auto"/>
        <w:left w:val="none" w:sz="0" w:space="0" w:color="auto"/>
        <w:bottom w:val="none" w:sz="0" w:space="0" w:color="auto"/>
        <w:right w:val="none" w:sz="0" w:space="0" w:color="auto"/>
      </w:divBdr>
      <w:divsChild>
        <w:div w:id="166134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751154">
      <w:bodyDiv w:val="1"/>
      <w:marLeft w:val="0"/>
      <w:marRight w:val="0"/>
      <w:marTop w:val="0"/>
      <w:marBottom w:val="0"/>
      <w:divBdr>
        <w:top w:val="none" w:sz="0" w:space="0" w:color="auto"/>
        <w:left w:val="none" w:sz="0" w:space="0" w:color="auto"/>
        <w:bottom w:val="none" w:sz="0" w:space="0" w:color="auto"/>
        <w:right w:val="none" w:sz="0" w:space="0" w:color="auto"/>
      </w:divBdr>
      <w:divsChild>
        <w:div w:id="1591506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964710">
      <w:bodyDiv w:val="1"/>
      <w:marLeft w:val="0"/>
      <w:marRight w:val="0"/>
      <w:marTop w:val="0"/>
      <w:marBottom w:val="0"/>
      <w:divBdr>
        <w:top w:val="none" w:sz="0" w:space="0" w:color="auto"/>
        <w:left w:val="none" w:sz="0" w:space="0" w:color="auto"/>
        <w:bottom w:val="none" w:sz="0" w:space="0" w:color="auto"/>
        <w:right w:val="none" w:sz="0" w:space="0" w:color="auto"/>
      </w:divBdr>
      <w:divsChild>
        <w:div w:id="1267080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813252">
      <w:bodyDiv w:val="1"/>
      <w:marLeft w:val="0"/>
      <w:marRight w:val="0"/>
      <w:marTop w:val="0"/>
      <w:marBottom w:val="0"/>
      <w:divBdr>
        <w:top w:val="none" w:sz="0" w:space="0" w:color="auto"/>
        <w:left w:val="none" w:sz="0" w:space="0" w:color="auto"/>
        <w:bottom w:val="none" w:sz="0" w:space="0" w:color="auto"/>
        <w:right w:val="none" w:sz="0" w:space="0" w:color="auto"/>
      </w:divBdr>
      <w:divsChild>
        <w:div w:id="449664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100604">
      <w:bodyDiv w:val="1"/>
      <w:marLeft w:val="0"/>
      <w:marRight w:val="0"/>
      <w:marTop w:val="0"/>
      <w:marBottom w:val="0"/>
      <w:divBdr>
        <w:top w:val="none" w:sz="0" w:space="0" w:color="auto"/>
        <w:left w:val="none" w:sz="0" w:space="0" w:color="auto"/>
        <w:bottom w:val="none" w:sz="0" w:space="0" w:color="auto"/>
        <w:right w:val="none" w:sz="0" w:space="0" w:color="auto"/>
      </w:divBdr>
      <w:divsChild>
        <w:div w:id="1124497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909869">
      <w:bodyDiv w:val="1"/>
      <w:marLeft w:val="0"/>
      <w:marRight w:val="0"/>
      <w:marTop w:val="0"/>
      <w:marBottom w:val="0"/>
      <w:divBdr>
        <w:top w:val="none" w:sz="0" w:space="0" w:color="auto"/>
        <w:left w:val="none" w:sz="0" w:space="0" w:color="auto"/>
        <w:bottom w:val="none" w:sz="0" w:space="0" w:color="auto"/>
        <w:right w:val="none" w:sz="0" w:space="0" w:color="auto"/>
      </w:divBdr>
      <w:divsChild>
        <w:div w:id="1412039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264447">
      <w:bodyDiv w:val="1"/>
      <w:marLeft w:val="0"/>
      <w:marRight w:val="0"/>
      <w:marTop w:val="0"/>
      <w:marBottom w:val="0"/>
      <w:divBdr>
        <w:top w:val="none" w:sz="0" w:space="0" w:color="auto"/>
        <w:left w:val="none" w:sz="0" w:space="0" w:color="auto"/>
        <w:bottom w:val="none" w:sz="0" w:space="0" w:color="auto"/>
        <w:right w:val="none" w:sz="0" w:space="0" w:color="auto"/>
      </w:divBdr>
      <w:divsChild>
        <w:div w:id="212974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886412">
      <w:bodyDiv w:val="1"/>
      <w:marLeft w:val="0"/>
      <w:marRight w:val="0"/>
      <w:marTop w:val="0"/>
      <w:marBottom w:val="0"/>
      <w:divBdr>
        <w:top w:val="none" w:sz="0" w:space="0" w:color="auto"/>
        <w:left w:val="none" w:sz="0" w:space="0" w:color="auto"/>
        <w:bottom w:val="none" w:sz="0" w:space="0" w:color="auto"/>
        <w:right w:val="none" w:sz="0" w:space="0" w:color="auto"/>
      </w:divBdr>
      <w:divsChild>
        <w:div w:id="668363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384313">
      <w:bodyDiv w:val="1"/>
      <w:marLeft w:val="0"/>
      <w:marRight w:val="0"/>
      <w:marTop w:val="0"/>
      <w:marBottom w:val="0"/>
      <w:divBdr>
        <w:top w:val="none" w:sz="0" w:space="0" w:color="auto"/>
        <w:left w:val="none" w:sz="0" w:space="0" w:color="auto"/>
        <w:bottom w:val="none" w:sz="0" w:space="0" w:color="auto"/>
        <w:right w:val="none" w:sz="0" w:space="0" w:color="auto"/>
      </w:divBdr>
      <w:divsChild>
        <w:div w:id="1607033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663221">
      <w:bodyDiv w:val="1"/>
      <w:marLeft w:val="0"/>
      <w:marRight w:val="0"/>
      <w:marTop w:val="0"/>
      <w:marBottom w:val="0"/>
      <w:divBdr>
        <w:top w:val="none" w:sz="0" w:space="0" w:color="auto"/>
        <w:left w:val="none" w:sz="0" w:space="0" w:color="auto"/>
        <w:bottom w:val="none" w:sz="0" w:space="0" w:color="auto"/>
        <w:right w:val="none" w:sz="0" w:space="0" w:color="auto"/>
      </w:divBdr>
      <w:divsChild>
        <w:div w:id="572130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5570622">
      <w:bodyDiv w:val="1"/>
      <w:marLeft w:val="0"/>
      <w:marRight w:val="0"/>
      <w:marTop w:val="0"/>
      <w:marBottom w:val="0"/>
      <w:divBdr>
        <w:top w:val="none" w:sz="0" w:space="0" w:color="auto"/>
        <w:left w:val="none" w:sz="0" w:space="0" w:color="auto"/>
        <w:bottom w:val="none" w:sz="0" w:space="0" w:color="auto"/>
        <w:right w:val="none" w:sz="0" w:space="0" w:color="auto"/>
      </w:divBdr>
      <w:divsChild>
        <w:div w:id="1745880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665674">
      <w:bodyDiv w:val="1"/>
      <w:marLeft w:val="0"/>
      <w:marRight w:val="0"/>
      <w:marTop w:val="0"/>
      <w:marBottom w:val="0"/>
      <w:divBdr>
        <w:top w:val="none" w:sz="0" w:space="0" w:color="auto"/>
        <w:left w:val="none" w:sz="0" w:space="0" w:color="auto"/>
        <w:bottom w:val="none" w:sz="0" w:space="0" w:color="auto"/>
        <w:right w:val="none" w:sz="0" w:space="0" w:color="auto"/>
      </w:divBdr>
      <w:divsChild>
        <w:div w:id="795180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543494">
      <w:bodyDiv w:val="1"/>
      <w:marLeft w:val="0"/>
      <w:marRight w:val="0"/>
      <w:marTop w:val="0"/>
      <w:marBottom w:val="0"/>
      <w:divBdr>
        <w:top w:val="none" w:sz="0" w:space="0" w:color="auto"/>
        <w:left w:val="none" w:sz="0" w:space="0" w:color="auto"/>
        <w:bottom w:val="none" w:sz="0" w:space="0" w:color="auto"/>
        <w:right w:val="none" w:sz="0" w:space="0" w:color="auto"/>
      </w:divBdr>
      <w:divsChild>
        <w:div w:id="1134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557895">
      <w:bodyDiv w:val="1"/>
      <w:marLeft w:val="0"/>
      <w:marRight w:val="0"/>
      <w:marTop w:val="0"/>
      <w:marBottom w:val="0"/>
      <w:divBdr>
        <w:top w:val="none" w:sz="0" w:space="0" w:color="auto"/>
        <w:left w:val="none" w:sz="0" w:space="0" w:color="auto"/>
        <w:bottom w:val="none" w:sz="0" w:space="0" w:color="auto"/>
        <w:right w:val="none" w:sz="0" w:space="0" w:color="auto"/>
      </w:divBdr>
      <w:divsChild>
        <w:div w:id="182399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795768">
      <w:bodyDiv w:val="1"/>
      <w:marLeft w:val="0"/>
      <w:marRight w:val="0"/>
      <w:marTop w:val="0"/>
      <w:marBottom w:val="0"/>
      <w:divBdr>
        <w:top w:val="none" w:sz="0" w:space="0" w:color="auto"/>
        <w:left w:val="none" w:sz="0" w:space="0" w:color="auto"/>
        <w:bottom w:val="none" w:sz="0" w:space="0" w:color="auto"/>
        <w:right w:val="none" w:sz="0" w:space="0" w:color="auto"/>
      </w:divBdr>
      <w:divsChild>
        <w:div w:id="346252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060157">
      <w:bodyDiv w:val="1"/>
      <w:marLeft w:val="0"/>
      <w:marRight w:val="0"/>
      <w:marTop w:val="0"/>
      <w:marBottom w:val="0"/>
      <w:divBdr>
        <w:top w:val="none" w:sz="0" w:space="0" w:color="auto"/>
        <w:left w:val="none" w:sz="0" w:space="0" w:color="auto"/>
        <w:bottom w:val="none" w:sz="0" w:space="0" w:color="auto"/>
        <w:right w:val="none" w:sz="0" w:space="0" w:color="auto"/>
      </w:divBdr>
      <w:divsChild>
        <w:div w:id="1483351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650473">
      <w:bodyDiv w:val="1"/>
      <w:marLeft w:val="0"/>
      <w:marRight w:val="0"/>
      <w:marTop w:val="0"/>
      <w:marBottom w:val="0"/>
      <w:divBdr>
        <w:top w:val="none" w:sz="0" w:space="0" w:color="auto"/>
        <w:left w:val="none" w:sz="0" w:space="0" w:color="auto"/>
        <w:bottom w:val="none" w:sz="0" w:space="0" w:color="auto"/>
        <w:right w:val="none" w:sz="0" w:space="0" w:color="auto"/>
      </w:divBdr>
      <w:divsChild>
        <w:div w:id="67308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443664">
      <w:bodyDiv w:val="1"/>
      <w:marLeft w:val="0"/>
      <w:marRight w:val="0"/>
      <w:marTop w:val="0"/>
      <w:marBottom w:val="0"/>
      <w:divBdr>
        <w:top w:val="none" w:sz="0" w:space="0" w:color="auto"/>
        <w:left w:val="none" w:sz="0" w:space="0" w:color="auto"/>
        <w:bottom w:val="none" w:sz="0" w:space="0" w:color="auto"/>
        <w:right w:val="none" w:sz="0" w:space="0" w:color="auto"/>
      </w:divBdr>
      <w:divsChild>
        <w:div w:id="705566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596010">
      <w:bodyDiv w:val="1"/>
      <w:marLeft w:val="0"/>
      <w:marRight w:val="0"/>
      <w:marTop w:val="0"/>
      <w:marBottom w:val="0"/>
      <w:divBdr>
        <w:top w:val="none" w:sz="0" w:space="0" w:color="auto"/>
        <w:left w:val="none" w:sz="0" w:space="0" w:color="auto"/>
        <w:bottom w:val="none" w:sz="0" w:space="0" w:color="auto"/>
        <w:right w:val="none" w:sz="0" w:space="0" w:color="auto"/>
      </w:divBdr>
      <w:divsChild>
        <w:div w:id="2038266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028764">
      <w:bodyDiv w:val="1"/>
      <w:marLeft w:val="0"/>
      <w:marRight w:val="0"/>
      <w:marTop w:val="0"/>
      <w:marBottom w:val="0"/>
      <w:divBdr>
        <w:top w:val="none" w:sz="0" w:space="0" w:color="auto"/>
        <w:left w:val="none" w:sz="0" w:space="0" w:color="auto"/>
        <w:bottom w:val="none" w:sz="0" w:space="0" w:color="auto"/>
        <w:right w:val="none" w:sz="0" w:space="0" w:color="auto"/>
      </w:divBdr>
      <w:divsChild>
        <w:div w:id="1034382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940807">
      <w:bodyDiv w:val="1"/>
      <w:marLeft w:val="0"/>
      <w:marRight w:val="0"/>
      <w:marTop w:val="0"/>
      <w:marBottom w:val="0"/>
      <w:divBdr>
        <w:top w:val="none" w:sz="0" w:space="0" w:color="auto"/>
        <w:left w:val="none" w:sz="0" w:space="0" w:color="auto"/>
        <w:bottom w:val="none" w:sz="0" w:space="0" w:color="auto"/>
        <w:right w:val="none" w:sz="0" w:space="0" w:color="auto"/>
      </w:divBdr>
      <w:divsChild>
        <w:div w:id="77636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360141">
      <w:bodyDiv w:val="1"/>
      <w:marLeft w:val="0"/>
      <w:marRight w:val="0"/>
      <w:marTop w:val="0"/>
      <w:marBottom w:val="0"/>
      <w:divBdr>
        <w:top w:val="none" w:sz="0" w:space="0" w:color="auto"/>
        <w:left w:val="none" w:sz="0" w:space="0" w:color="auto"/>
        <w:bottom w:val="none" w:sz="0" w:space="0" w:color="auto"/>
        <w:right w:val="none" w:sz="0" w:space="0" w:color="auto"/>
      </w:divBdr>
      <w:divsChild>
        <w:div w:id="1766219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476485">
      <w:bodyDiv w:val="1"/>
      <w:marLeft w:val="0"/>
      <w:marRight w:val="0"/>
      <w:marTop w:val="0"/>
      <w:marBottom w:val="0"/>
      <w:divBdr>
        <w:top w:val="none" w:sz="0" w:space="0" w:color="auto"/>
        <w:left w:val="none" w:sz="0" w:space="0" w:color="auto"/>
        <w:bottom w:val="none" w:sz="0" w:space="0" w:color="auto"/>
        <w:right w:val="none" w:sz="0" w:space="0" w:color="auto"/>
      </w:divBdr>
      <w:divsChild>
        <w:div w:id="2119055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334682">
      <w:bodyDiv w:val="1"/>
      <w:marLeft w:val="0"/>
      <w:marRight w:val="0"/>
      <w:marTop w:val="0"/>
      <w:marBottom w:val="0"/>
      <w:divBdr>
        <w:top w:val="none" w:sz="0" w:space="0" w:color="auto"/>
        <w:left w:val="none" w:sz="0" w:space="0" w:color="auto"/>
        <w:bottom w:val="none" w:sz="0" w:space="0" w:color="auto"/>
        <w:right w:val="none" w:sz="0" w:space="0" w:color="auto"/>
      </w:divBdr>
      <w:divsChild>
        <w:div w:id="21354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447438">
      <w:bodyDiv w:val="1"/>
      <w:marLeft w:val="0"/>
      <w:marRight w:val="0"/>
      <w:marTop w:val="0"/>
      <w:marBottom w:val="0"/>
      <w:divBdr>
        <w:top w:val="none" w:sz="0" w:space="0" w:color="auto"/>
        <w:left w:val="none" w:sz="0" w:space="0" w:color="auto"/>
        <w:bottom w:val="none" w:sz="0" w:space="0" w:color="auto"/>
        <w:right w:val="none" w:sz="0" w:space="0" w:color="auto"/>
      </w:divBdr>
      <w:divsChild>
        <w:div w:id="611058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459581">
      <w:bodyDiv w:val="1"/>
      <w:marLeft w:val="0"/>
      <w:marRight w:val="0"/>
      <w:marTop w:val="0"/>
      <w:marBottom w:val="0"/>
      <w:divBdr>
        <w:top w:val="none" w:sz="0" w:space="0" w:color="auto"/>
        <w:left w:val="none" w:sz="0" w:space="0" w:color="auto"/>
        <w:bottom w:val="none" w:sz="0" w:space="0" w:color="auto"/>
        <w:right w:val="none" w:sz="0" w:space="0" w:color="auto"/>
      </w:divBdr>
      <w:divsChild>
        <w:div w:id="1184706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749848">
      <w:bodyDiv w:val="1"/>
      <w:marLeft w:val="0"/>
      <w:marRight w:val="0"/>
      <w:marTop w:val="0"/>
      <w:marBottom w:val="0"/>
      <w:divBdr>
        <w:top w:val="none" w:sz="0" w:space="0" w:color="auto"/>
        <w:left w:val="none" w:sz="0" w:space="0" w:color="auto"/>
        <w:bottom w:val="none" w:sz="0" w:space="0" w:color="auto"/>
        <w:right w:val="none" w:sz="0" w:space="0" w:color="auto"/>
      </w:divBdr>
      <w:divsChild>
        <w:div w:id="633101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356363">
      <w:bodyDiv w:val="1"/>
      <w:marLeft w:val="0"/>
      <w:marRight w:val="0"/>
      <w:marTop w:val="0"/>
      <w:marBottom w:val="0"/>
      <w:divBdr>
        <w:top w:val="none" w:sz="0" w:space="0" w:color="auto"/>
        <w:left w:val="none" w:sz="0" w:space="0" w:color="auto"/>
        <w:bottom w:val="none" w:sz="0" w:space="0" w:color="auto"/>
        <w:right w:val="none" w:sz="0" w:space="0" w:color="auto"/>
      </w:divBdr>
      <w:divsChild>
        <w:div w:id="1657882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644062">
      <w:bodyDiv w:val="1"/>
      <w:marLeft w:val="0"/>
      <w:marRight w:val="0"/>
      <w:marTop w:val="0"/>
      <w:marBottom w:val="0"/>
      <w:divBdr>
        <w:top w:val="none" w:sz="0" w:space="0" w:color="auto"/>
        <w:left w:val="none" w:sz="0" w:space="0" w:color="auto"/>
        <w:bottom w:val="none" w:sz="0" w:space="0" w:color="auto"/>
        <w:right w:val="none" w:sz="0" w:space="0" w:color="auto"/>
      </w:divBdr>
      <w:divsChild>
        <w:div w:id="55857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441542">
      <w:bodyDiv w:val="1"/>
      <w:marLeft w:val="0"/>
      <w:marRight w:val="0"/>
      <w:marTop w:val="0"/>
      <w:marBottom w:val="0"/>
      <w:divBdr>
        <w:top w:val="none" w:sz="0" w:space="0" w:color="auto"/>
        <w:left w:val="none" w:sz="0" w:space="0" w:color="auto"/>
        <w:bottom w:val="none" w:sz="0" w:space="0" w:color="auto"/>
        <w:right w:val="none" w:sz="0" w:space="0" w:color="auto"/>
      </w:divBdr>
      <w:divsChild>
        <w:div w:id="367222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915221">
      <w:bodyDiv w:val="1"/>
      <w:marLeft w:val="0"/>
      <w:marRight w:val="0"/>
      <w:marTop w:val="0"/>
      <w:marBottom w:val="0"/>
      <w:divBdr>
        <w:top w:val="none" w:sz="0" w:space="0" w:color="auto"/>
        <w:left w:val="none" w:sz="0" w:space="0" w:color="auto"/>
        <w:bottom w:val="none" w:sz="0" w:space="0" w:color="auto"/>
        <w:right w:val="none" w:sz="0" w:space="0" w:color="auto"/>
      </w:divBdr>
      <w:divsChild>
        <w:div w:id="2069455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004477">
      <w:bodyDiv w:val="1"/>
      <w:marLeft w:val="0"/>
      <w:marRight w:val="0"/>
      <w:marTop w:val="0"/>
      <w:marBottom w:val="0"/>
      <w:divBdr>
        <w:top w:val="none" w:sz="0" w:space="0" w:color="auto"/>
        <w:left w:val="none" w:sz="0" w:space="0" w:color="auto"/>
        <w:bottom w:val="none" w:sz="0" w:space="0" w:color="auto"/>
        <w:right w:val="none" w:sz="0" w:space="0" w:color="auto"/>
      </w:divBdr>
      <w:divsChild>
        <w:div w:id="1228418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628284">
      <w:bodyDiv w:val="1"/>
      <w:marLeft w:val="0"/>
      <w:marRight w:val="0"/>
      <w:marTop w:val="0"/>
      <w:marBottom w:val="0"/>
      <w:divBdr>
        <w:top w:val="none" w:sz="0" w:space="0" w:color="auto"/>
        <w:left w:val="none" w:sz="0" w:space="0" w:color="auto"/>
        <w:bottom w:val="none" w:sz="0" w:space="0" w:color="auto"/>
        <w:right w:val="none" w:sz="0" w:space="0" w:color="auto"/>
      </w:divBdr>
      <w:divsChild>
        <w:div w:id="549656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781299">
      <w:bodyDiv w:val="1"/>
      <w:marLeft w:val="0"/>
      <w:marRight w:val="0"/>
      <w:marTop w:val="0"/>
      <w:marBottom w:val="0"/>
      <w:divBdr>
        <w:top w:val="none" w:sz="0" w:space="0" w:color="auto"/>
        <w:left w:val="none" w:sz="0" w:space="0" w:color="auto"/>
        <w:bottom w:val="none" w:sz="0" w:space="0" w:color="auto"/>
        <w:right w:val="none" w:sz="0" w:space="0" w:color="auto"/>
      </w:divBdr>
      <w:divsChild>
        <w:div w:id="2141872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65996">
      <w:bodyDiv w:val="1"/>
      <w:marLeft w:val="0"/>
      <w:marRight w:val="0"/>
      <w:marTop w:val="0"/>
      <w:marBottom w:val="0"/>
      <w:divBdr>
        <w:top w:val="none" w:sz="0" w:space="0" w:color="auto"/>
        <w:left w:val="none" w:sz="0" w:space="0" w:color="auto"/>
        <w:bottom w:val="none" w:sz="0" w:space="0" w:color="auto"/>
        <w:right w:val="none" w:sz="0" w:space="0" w:color="auto"/>
      </w:divBdr>
      <w:divsChild>
        <w:div w:id="1641498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982614">
      <w:bodyDiv w:val="1"/>
      <w:marLeft w:val="0"/>
      <w:marRight w:val="0"/>
      <w:marTop w:val="0"/>
      <w:marBottom w:val="0"/>
      <w:divBdr>
        <w:top w:val="none" w:sz="0" w:space="0" w:color="auto"/>
        <w:left w:val="none" w:sz="0" w:space="0" w:color="auto"/>
        <w:bottom w:val="none" w:sz="0" w:space="0" w:color="auto"/>
        <w:right w:val="none" w:sz="0" w:space="0" w:color="auto"/>
      </w:divBdr>
      <w:divsChild>
        <w:div w:id="83495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143695">
      <w:bodyDiv w:val="1"/>
      <w:marLeft w:val="0"/>
      <w:marRight w:val="0"/>
      <w:marTop w:val="0"/>
      <w:marBottom w:val="0"/>
      <w:divBdr>
        <w:top w:val="none" w:sz="0" w:space="0" w:color="auto"/>
        <w:left w:val="none" w:sz="0" w:space="0" w:color="auto"/>
        <w:bottom w:val="none" w:sz="0" w:space="0" w:color="auto"/>
        <w:right w:val="none" w:sz="0" w:space="0" w:color="auto"/>
      </w:divBdr>
      <w:divsChild>
        <w:div w:id="1704790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622339">
      <w:bodyDiv w:val="1"/>
      <w:marLeft w:val="0"/>
      <w:marRight w:val="0"/>
      <w:marTop w:val="0"/>
      <w:marBottom w:val="0"/>
      <w:divBdr>
        <w:top w:val="none" w:sz="0" w:space="0" w:color="auto"/>
        <w:left w:val="none" w:sz="0" w:space="0" w:color="auto"/>
        <w:bottom w:val="none" w:sz="0" w:space="0" w:color="auto"/>
        <w:right w:val="none" w:sz="0" w:space="0" w:color="auto"/>
      </w:divBdr>
      <w:divsChild>
        <w:div w:id="939949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230928">
      <w:bodyDiv w:val="1"/>
      <w:marLeft w:val="0"/>
      <w:marRight w:val="0"/>
      <w:marTop w:val="0"/>
      <w:marBottom w:val="0"/>
      <w:divBdr>
        <w:top w:val="none" w:sz="0" w:space="0" w:color="auto"/>
        <w:left w:val="none" w:sz="0" w:space="0" w:color="auto"/>
        <w:bottom w:val="none" w:sz="0" w:space="0" w:color="auto"/>
        <w:right w:val="none" w:sz="0" w:space="0" w:color="auto"/>
      </w:divBdr>
      <w:divsChild>
        <w:div w:id="146657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8071">
      <w:bodyDiv w:val="1"/>
      <w:marLeft w:val="0"/>
      <w:marRight w:val="0"/>
      <w:marTop w:val="0"/>
      <w:marBottom w:val="0"/>
      <w:divBdr>
        <w:top w:val="none" w:sz="0" w:space="0" w:color="auto"/>
        <w:left w:val="none" w:sz="0" w:space="0" w:color="auto"/>
        <w:bottom w:val="none" w:sz="0" w:space="0" w:color="auto"/>
        <w:right w:val="none" w:sz="0" w:space="0" w:color="auto"/>
      </w:divBdr>
      <w:divsChild>
        <w:div w:id="1226991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833598">
      <w:bodyDiv w:val="1"/>
      <w:marLeft w:val="0"/>
      <w:marRight w:val="0"/>
      <w:marTop w:val="0"/>
      <w:marBottom w:val="0"/>
      <w:divBdr>
        <w:top w:val="none" w:sz="0" w:space="0" w:color="auto"/>
        <w:left w:val="none" w:sz="0" w:space="0" w:color="auto"/>
        <w:bottom w:val="none" w:sz="0" w:space="0" w:color="auto"/>
        <w:right w:val="none" w:sz="0" w:space="0" w:color="auto"/>
      </w:divBdr>
      <w:divsChild>
        <w:div w:id="1710252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293050">
      <w:bodyDiv w:val="1"/>
      <w:marLeft w:val="0"/>
      <w:marRight w:val="0"/>
      <w:marTop w:val="0"/>
      <w:marBottom w:val="0"/>
      <w:divBdr>
        <w:top w:val="none" w:sz="0" w:space="0" w:color="auto"/>
        <w:left w:val="none" w:sz="0" w:space="0" w:color="auto"/>
        <w:bottom w:val="none" w:sz="0" w:space="0" w:color="auto"/>
        <w:right w:val="none" w:sz="0" w:space="0" w:color="auto"/>
      </w:divBdr>
      <w:divsChild>
        <w:div w:id="331225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262285">
      <w:bodyDiv w:val="1"/>
      <w:marLeft w:val="0"/>
      <w:marRight w:val="0"/>
      <w:marTop w:val="0"/>
      <w:marBottom w:val="0"/>
      <w:divBdr>
        <w:top w:val="none" w:sz="0" w:space="0" w:color="auto"/>
        <w:left w:val="none" w:sz="0" w:space="0" w:color="auto"/>
        <w:bottom w:val="none" w:sz="0" w:space="0" w:color="auto"/>
        <w:right w:val="none" w:sz="0" w:space="0" w:color="auto"/>
      </w:divBdr>
      <w:divsChild>
        <w:div w:id="24545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348439">
      <w:bodyDiv w:val="1"/>
      <w:marLeft w:val="0"/>
      <w:marRight w:val="0"/>
      <w:marTop w:val="0"/>
      <w:marBottom w:val="0"/>
      <w:divBdr>
        <w:top w:val="none" w:sz="0" w:space="0" w:color="auto"/>
        <w:left w:val="none" w:sz="0" w:space="0" w:color="auto"/>
        <w:bottom w:val="none" w:sz="0" w:space="0" w:color="auto"/>
        <w:right w:val="none" w:sz="0" w:space="0" w:color="auto"/>
      </w:divBdr>
      <w:divsChild>
        <w:div w:id="185711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458782">
      <w:bodyDiv w:val="1"/>
      <w:marLeft w:val="0"/>
      <w:marRight w:val="0"/>
      <w:marTop w:val="0"/>
      <w:marBottom w:val="0"/>
      <w:divBdr>
        <w:top w:val="none" w:sz="0" w:space="0" w:color="auto"/>
        <w:left w:val="none" w:sz="0" w:space="0" w:color="auto"/>
        <w:bottom w:val="none" w:sz="0" w:space="0" w:color="auto"/>
        <w:right w:val="none" w:sz="0" w:space="0" w:color="auto"/>
      </w:divBdr>
      <w:divsChild>
        <w:div w:id="2072805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744127">
      <w:bodyDiv w:val="1"/>
      <w:marLeft w:val="0"/>
      <w:marRight w:val="0"/>
      <w:marTop w:val="0"/>
      <w:marBottom w:val="0"/>
      <w:divBdr>
        <w:top w:val="none" w:sz="0" w:space="0" w:color="auto"/>
        <w:left w:val="none" w:sz="0" w:space="0" w:color="auto"/>
        <w:bottom w:val="none" w:sz="0" w:space="0" w:color="auto"/>
        <w:right w:val="none" w:sz="0" w:space="0" w:color="auto"/>
      </w:divBdr>
      <w:divsChild>
        <w:div w:id="1353530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781617">
      <w:bodyDiv w:val="1"/>
      <w:marLeft w:val="0"/>
      <w:marRight w:val="0"/>
      <w:marTop w:val="0"/>
      <w:marBottom w:val="0"/>
      <w:divBdr>
        <w:top w:val="none" w:sz="0" w:space="0" w:color="auto"/>
        <w:left w:val="none" w:sz="0" w:space="0" w:color="auto"/>
        <w:bottom w:val="none" w:sz="0" w:space="0" w:color="auto"/>
        <w:right w:val="none" w:sz="0" w:space="0" w:color="auto"/>
      </w:divBdr>
      <w:divsChild>
        <w:div w:id="164620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558717">
      <w:bodyDiv w:val="1"/>
      <w:marLeft w:val="0"/>
      <w:marRight w:val="0"/>
      <w:marTop w:val="0"/>
      <w:marBottom w:val="0"/>
      <w:divBdr>
        <w:top w:val="none" w:sz="0" w:space="0" w:color="auto"/>
        <w:left w:val="none" w:sz="0" w:space="0" w:color="auto"/>
        <w:bottom w:val="none" w:sz="0" w:space="0" w:color="auto"/>
        <w:right w:val="none" w:sz="0" w:space="0" w:color="auto"/>
      </w:divBdr>
      <w:divsChild>
        <w:div w:id="62123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760778">
      <w:bodyDiv w:val="1"/>
      <w:marLeft w:val="0"/>
      <w:marRight w:val="0"/>
      <w:marTop w:val="0"/>
      <w:marBottom w:val="0"/>
      <w:divBdr>
        <w:top w:val="none" w:sz="0" w:space="0" w:color="auto"/>
        <w:left w:val="none" w:sz="0" w:space="0" w:color="auto"/>
        <w:bottom w:val="none" w:sz="0" w:space="0" w:color="auto"/>
        <w:right w:val="none" w:sz="0" w:space="0" w:color="auto"/>
      </w:divBdr>
      <w:divsChild>
        <w:div w:id="931821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079774">
      <w:bodyDiv w:val="1"/>
      <w:marLeft w:val="0"/>
      <w:marRight w:val="0"/>
      <w:marTop w:val="0"/>
      <w:marBottom w:val="0"/>
      <w:divBdr>
        <w:top w:val="none" w:sz="0" w:space="0" w:color="auto"/>
        <w:left w:val="none" w:sz="0" w:space="0" w:color="auto"/>
        <w:bottom w:val="none" w:sz="0" w:space="0" w:color="auto"/>
        <w:right w:val="none" w:sz="0" w:space="0" w:color="auto"/>
      </w:divBdr>
      <w:divsChild>
        <w:div w:id="1052344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522841">
      <w:bodyDiv w:val="1"/>
      <w:marLeft w:val="0"/>
      <w:marRight w:val="0"/>
      <w:marTop w:val="0"/>
      <w:marBottom w:val="0"/>
      <w:divBdr>
        <w:top w:val="none" w:sz="0" w:space="0" w:color="auto"/>
        <w:left w:val="none" w:sz="0" w:space="0" w:color="auto"/>
        <w:bottom w:val="none" w:sz="0" w:space="0" w:color="auto"/>
        <w:right w:val="none" w:sz="0" w:space="0" w:color="auto"/>
      </w:divBdr>
      <w:divsChild>
        <w:div w:id="340279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827458">
      <w:bodyDiv w:val="1"/>
      <w:marLeft w:val="0"/>
      <w:marRight w:val="0"/>
      <w:marTop w:val="0"/>
      <w:marBottom w:val="0"/>
      <w:divBdr>
        <w:top w:val="none" w:sz="0" w:space="0" w:color="auto"/>
        <w:left w:val="none" w:sz="0" w:space="0" w:color="auto"/>
        <w:bottom w:val="none" w:sz="0" w:space="0" w:color="auto"/>
        <w:right w:val="none" w:sz="0" w:space="0" w:color="auto"/>
      </w:divBdr>
      <w:divsChild>
        <w:div w:id="1268461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77941">
      <w:bodyDiv w:val="1"/>
      <w:marLeft w:val="0"/>
      <w:marRight w:val="0"/>
      <w:marTop w:val="0"/>
      <w:marBottom w:val="0"/>
      <w:divBdr>
        <w:top w:val="none" w:sz="0" w:space="0" w:color="auto"/>
        <w:left w:val="none" w:sz="0" w:space="0" w:color="auto"/>
        <w:bottom w:val="none" w:sz="0" w:space="0" w:color="auto"/>
        <w:right w:val="none" w:sz="0" w:space="0" w:color="auto"/>
      </w:divBdr>
      <w:divsChild>
        <w:div w:id="54298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393596">
      <w:bodyDiv w:val="1"/>
      <w:marLeft w:val="0"/>
      <w:marRight w:val="0"/>
      <w:marTop w:val="0"/>
      <w:marBottom w:val="0"/>
      <w:divBdr>
        <w:top w:val="none" w:sz="0" w:space="0" w:color="auto"/>
        <w:left w:val="none" w:sz="0" w:space="0" w:color="auto"/>
        <w:bottom w:val="none" w:sz="0" w:space="0" w:color="auto"/>
        <w:right w:val="none" w:sz="0" w:space="0" w:color="auto"/>
      </w:divBdr>
      <w:divsChild>
        <w:div w:id="171627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930785">
      <w:bodyDiv w:val="1"/>
      <w:marLeft w:val="0"/>
      <w:marRight w:val="0"/>
      <w:marTop w:val="0"/>
      <w:marBottom w:val="0"/>
      <w:divBdr>
        <w:top w:val="none" w:sz="0" w:space="0" w:color="auto"/>
        <w:left w:val="none" w:sz="0" w:space="0" w:color="auto"/>
        <w:bottom w:val="none" w:sz="0" w:space="0" w:color="auto"/>
        <w:right w:val="none" w:sz="0" w:space="0" w:color="auto"/>
      </w:divBdr>
      <w:divsChild>
        <w:div w:id="370421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910930">
      <w:bodyDiv w:val="1"/>
      <w:marLeft w:val="0"/>
      <w:marRight w:val="0"/>
      <w:marTop w:val="0"/>
      <w:marBottom w:val="0"/>
      <w:divBdr>
        <w:top w:val="none" w:sz="0" w:space="0" w:color="auto"/>
        <w:left w:val="none" w:sz="0" w:space="0" w:color="auto"/>
        <w:bottom w:val="none" w:sz="0" w:space="0" w:color="auto"/>
        <w:right w:val="none" w:sz="0" w:space="0" w:color="auto"/>
      </w:divBdr>
      <w:divsChild>
        <w:div w:id="1788237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111921">
      <w:bodyDiv w:val="1"/>
      <w:marLeft w:val="0"/>
      <w:marRight w:val="0"/>
      <w:marTop w:val="0"/>
      <w:marBottom w:val="0"/>
      <w:divBdr>
        <w:top w:val="none" w:sz="0" w:space="0" w:color="auto"/>
        <w:left w:val="none" w:sz="0" w:space="0" w:color="auto"/>
        <w:bottom w:val="none" w:sz="0" w:space="0" w:color="auto"/>
        <w:right w:val="none" w:sz="0" w:space="0" w:color="auto"/>
      </w:divBdr>
      <w:divsChild>
        <w:div w:id="65719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191780">
      <w:bodyDiv w:val="1"/>
      <w:marLeft w:val="0"/>
      <w:marRight w:val="0"/>
      <w:marTop w:val="0"/>
      <w:marBottom w:val="0"/>
      <w:divBdr>
        <w:top w:val="none" w:sz="0" w:space="0" w:color="auto"/>
        <w:left w:val="none" w:sz="0" w:space="0" w:color="auto"/>
        <w:bottom w:val="none" w:sz="0" w:space="0" w:color="auto"/>
        <w:right w:val="none" w:sz="0" w:space="0" w:color="auto"/>
      </w:divBdr>
      <w:divsChild>
        <w:div w:id="35654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533062">
      <w:bodyDiv w:val="1"/>
      <w:marLeft w:val="0"/>
      <w:marRight w:val="0"/>
      <w:marTop w:val="0"/>
      <w:marBottom w:val="0"/>
      <w:divBdr>
        <w:top w:val="none" w:sz="0" w:space="0" w:color="auto"/>
        <w:left w:val="none" w:sz="0" w:space="0" w:color="auto"/>
        <w:bottom w:val="none" w:sz="0" w:space="0" w:color="auto"/>
        <w:right w:val="none" w:sz="0" w:space="0" w:color="auto"/>
      </w:divBdr>
      <w:divsChild>
        <w:div w:id="452865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550270">
      <w:bodyDiv w:val="1"/>
      <w:marLeft w:val="0"/>
      <w:marRight w:val="0"/>
      <w:marTop w:val="0"/>
      <w:marBottom w:val="0"/>
      <w:divBdr>
        <w:top w:val="none" w:sz="0" w:space="0" w:color="auto"/>
        <w:left w:val="none" w:sz="0" w:space="0" w:color="auto"/>
        <w:bottom w:val="none" w:sz="0" w:space="0" w:color="auto"/>
        <w:right w:val="none" w:sz="0" w:space="0" w:color="auto"/>
      </w:divBdr>
      <w:divsChild>
        <w:div w:id="74464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698975">
      <w:bodyDiv w:val="1"/>
      <w:marLeft w:val="0"/>
      <w:marRight w:val="0"/>
      <w:marTop w:val="0"/>
      <w:marBottom w:val="0"/>
      <w:divBdr>
        <w:top w:val="none" w:sz="0" w:space="0" w:color="auto"/>
        <w:left w:val="none" w:sz="0" w:space="0" w:color="auto"/>
        <w:bottom w:val="none" w:sz="0" w:space="0" w:color="auto"/>
        <w:right w:val="none" w:sz="0" w:space="0" w:color="auto"/>
      </w:divBdr>
      <w:divsChild>
        <w:div w:id="67141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740376">
      <w:bodyDiv w:val="1"/>
      <w:marLeft w:val="0"/>
      <w:marRight w:val="0"/>
      <w:marTop w:val="0"/>
      <w:marBottom w:val="0"/>
      <w:divBdr>
        <w:top w:val="none" w:sz="0" w:space="0" w:color="auto"/>
        <w:left w:val="none" w:sz="0" w:space="0" w:color="auto"/>
        <w:bottom w:val="none" w:sz="0" w:space="0" w:color="auto"/>
        <w:right w:val="none" w:sz="0" w:space="0" w:color="auto"/>
      </w:divBdr>
      <w:divsChild>
        <w:div w:id="1973368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220221">
      <w:bodyDiv w:val="1"/>
      <w:marLeft w:val="0"/>
      <w:marRight w:val="0"/>
      <w:marTop w:val="0"/>
      <w:marBottom w:val="0"/>
      <w:divBdr>
        <w:top w:val="none" w:sz="0" w:space="0" w:color="auto"/>
        <w:left w:val="none" w:sz="0" w:space="0" w:color="auto"/>
        <w:bottom w:val="none" w:sz="0" w:space="0" w:color="auto"/>
        <w:right w:val="none" w:sz="0" w:space="0" w:color="auto"/>
      </w:divBdr>
      <w:divsChild>
        <w:div w:id="118509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684828">
      <w:bodyDiv w:val="1"/>
      <w:marLeft w:val="0"/>
      <w:marRight w:val="0"/>
      <w:marTop w:val="0"/>
      <w:marBottom w:val="0"/>
      <w:divBdr>
        <w:top w:val="none" w:sz="0" w:space="0" w:color="auto"/>
        <w:left w:val="none" w:sz="0" w:space="0" w:color="auto"/>
        <w:bottom w:val="none" w:sz="0" w:space="0" w:color="auto"/>
        <w:right w:val="none" w:sz="0" w:space="0" w:color="auto"/>
      </w:divBdr>
      <w:divsChild>
        <w:div w:id="404573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392392">
      <w:bodyDiv w:val="1"/>
      <w:marLeft w:val="0"/>
      <w:marRight w:val="0"/>
      <w:marTop w:val="0"/>
      <w:marBottom w:val="0"/>
      <w:divBdr>
        <w:top w:val="none" w:sz="0" w:space="0" w:color="auto"/>
        <w:left w:val="none" w:sz="0" w:space="0" w:color="auto"/>
        <w:bottom w:val="none" w:sz="0" w:space="0" w:color="auto"/>
        <w:right w:val="none" w:sz="0" w:space="0" w:color="auto"/>
      </w:divBdr>
      <w:divsChild>
        <w:div w:id="3283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612752">
      <w:bodyDiv w:val="1"/>
      <w:marLeft w:val="0"/>
      <w:marRight w:val="0"/>
      <w:marTop w:val="0"/>
      <w:marBottom w:val="0"/>
      <w:divBdr>
        <w:top w:val="none" w:sz="0" w:space="0" w:color="auto"/>
        <w:left w:val="none" w:sz="0" w:space="0" w:color="auto"/>
        <w:bottom w:val="none" w:sz="0" w:space="0" w:color="auto"/>
        <w:right w:val="none" w:sz="0" w:space="0" w:color="auto"/>
      </w:divBdr>
      <w:divsChild>
        <w:div w:id="201015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158538">
      <w:bodyDiv w:val="1"/>
      <w:marLeft w:val="0"/>
      <w:marRight w:val="0"/>
      <w:marTop w:val="0"/>
      <w:marBottom w:val="0"/>
      <w:divBdr>
        <w:top w:val="none" w:sz="0" w:space="0" w:color="auto"/>
        <w:left w:val="none" w:sz="0" w:space="0" w:color="auto"/>
        <w:bottom w:val="none" w:sz="0" w:space="0" w:color="auto"/>
        <w:right w:val="none" w:sz="0" w:space="0" w:color="auto"/>
      </w:divBdr>
      <w:divsChild>
        <w:div w:id="605891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203231">
      <w:bodyDiv w:val="1"/>
      <w:marLeft w:val="0"/>
      <w:marRight w:val="0"/>
      <w:marTop w:val="0"/>
      <w:marBottom w:val="0"/>
      <w:divBdr>
        <w:top w:val="none" w:sz="0" w:space="0" w:color="auto"/>
        <w:left w:val="none" w:sz="0" w:space="0" w:color="auto"/>
        <w:bottom w:val="none" w:sz="0" w:space="0" w:color="auto"/>
        <w:right w:val="none" w:sz="0" w:space="0" w:color="auto"/>
      </w:divBdr>
      <w:divsChild>
        <w:div w:id="1581208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205278">
      <w:bodyDiv w:val="1"/>
      <w:marLeft w:val="0"/>
      <w:marRight w:val="0"/>
      <w:marTop w:val="0"/>
      <w:marBottom w:val="0"/>
      <w:divBdr>
        <w:top w:val="none" w:sz="0" w:space="0" w:color="auto"/>
        <w:left w:val="none" w:sz="0" w:space="0" w:color="auto"/>
        <w:bottom w:val="none" w:sz="0" w:space="0" w:color="auto"/>
        <w:right w:val="none" w:sz="0" w:space="0" w:color="auto"/>
      </w:divBdr>
      <w:divsChild>
        <w:div w:id="219560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5748">
      <w:bodyDiv w:val="1"/>
      <w:marLeft w:val="0"/>
      <w:marRight w:val="0"/>
      <w:marTop w:val="0"/>
      <w:marBottom w:val="0"/>
      <w:divBdr>
        <w:top w:val="none" w:sz="0" w:space="0" w:color="auto"/>
        <w:left w:val="none" w:sz="0" w:space="0" w:color="auto"/>
        <w:bottom w:val="none" w:sz="0" w:space="0" w:color="auto"/>
        <w:right w:val="none" w:sz="0" w:space="0" w:color="auto"/>
      </w:divBdr>
      <w:divsChild>
        <w:div w:id="1329795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247076">
      <w:bodyDiv w:val="1"/>
      <w:marLeft w:val="0"/>
      <w:marRight w:val="0"/>
      <w:marTop w:val="0"/>
      <w:marBottom w:val="0"/>
      <w:divBdr>
        <w:top w:val="none" w:sz="0" w:space="0" w:color="auto"/>
        <w:left w:val="none" w:sz="0" w:space="0" w:color="auto"/>
        <w:bottom w:val="none" w:sz="0" w:space="0" w:color="auto"/>
        <w:right w:val="none" w:sz="0" w:space="0" w:color="auto"/>
      </w:divBdr>
      <w:divsChild>
        <w:div w:id="193725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915734">
      <w:bodyDiv w:val="1"/>
      <w:marLeft w:val="0"/>
      <w:marRight w:val="0"/>
      <w:marTop w:val="0"/>
      <w:marBottom w:val="0"/>
      <w:divBdr>
        <w:top w:val="none" w:sz="0" w:space="0" w:color="auto"/>
        <w:left w:val="none" w:sz="0" w:space="0" w:color="auto"/>
        <w:bottom w:val="none" w:sz="0" w:space="0" w:color="auto"/>
        <w:right w:val="none" w:sz="0" w:space="0" w:color="auto"/>
      </w:divBdr>
      <w:divsChild>
        <w:div w:id="516843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89718">
      <w:bodyDiv w:val="1"/>
      <w:marLeft w:val="0"/>
      <w:marRight w:val="0"/>
      <w:marTop w:val="0"/>
      <w:marBottom w:val="0"/>
      <w:divBdr>
        <w:top w:val="none" w:sz="0" w:space="0" w:color="auto"/>
        <w:left w:val="none" w:sz="0" w:space="0" w:color="auto"/>
        <w:bottom w:val="none" w:sz="0" w:space="0" w:color="auto"/>
        <w:right w:val="none" w:sz="0" w:space="0" w:color="auto"/>
      </w:divBdr>
      <w:divsChild>
        <w:div w:id="1850439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209893">
      <w:bodyDiv w:val="1"/>
      <w:marLeft w:val="0"/>
      <w:marRight w:val="0"/>
      <w:marTop w:val="0"/>
      <w:marBottom w:val="0"/>
      <w:divBdr>
        <w:top w:val="none" w:sz="0" w:space="0" w:color="auto"/>
        <w:left w:val="none" w:sz="0" w:space="0" w:color="auto"/>
        <w:bottom w:val="none" w:sz="0" w:space="0" w:color="auto"/>
        <w:right w:val="none" w:sz="0" w:space="0" w:color="auto"/>
      </w:divBdr>
      <w:divsChild>
        <w:div w:id="57235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402716">
      <w:bodyDiv w:val="1"/>
      <w:marLeft w:val="0"/>
      <w:marRight w:val="0"/>
      <w:marTop w:val="0"/>
      <w:marBottom w:val="0"/>
      <w:divBdr>
        <w:top w:val="none" w:sz="0" w:space="0" w:color="auto"/>
        <w:left w:val="none" w:sz="0" w:space="0" w:color="auto"/>
        <w:bottom w:val="none" w:sz="0" w:space="0" w:color="auto"/>
        <w:right w:val="none" w:sz="0" w:space="0" w:color="auto"/>
      </w:divBdr>
      <w:divsChild>
        <w:div w:id="974796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356347">
      <w:bodyDiv w:val="1"/>
      <w:marLeft w:val="0"/>
      <w:marRight w:val="0"/>
      <w:marTop w:val="0"/>
      <w:marBottom w:val="0"/>
      <w:divBdr>
        <w:top w:val="none" w:sz="0" w:space="0" w:color="auto"/>
        <w:left w:val="none" w:sz="0" w:space="0" w:color="auto"/>
        <w:bottom w:val="none" w:sz="0" w:space="0" w:color="auto"/>
        <w:right w:val="none" w:sz="0" w:space="0" w:color="auto"/>
      </w:divBdr>
      <w:divsChild>
        <w:div w:id="58839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320644">
      <w:bodyDiv w:val="1"/>
      <w:marLeft w:val="0"/>
      <w:marRight w:val="0"/>
      <w:marTop w:val="0"/>
      <w:marBottom w:val="0"/>
      <w:divBdr>
        <w:top w:val="none" w:sz="0" w:space="0" w:color="auto"/>
        <w:left w:val="none" w:sz="0" w:space="0" w:color="auto"/>
        <w:bottom w:val="none" w:sz="0" w:space="0" w:color="auto"/>
        <w:right w:val="none" w:sz="0" w:space="0" w:color="auto"/>
      </w:divBdr>
      <w:divsChild>
        <w:div w:id="202332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287127">
      <w:bodyDiv w:val="1"/>
      <w:marLeft w:val="0"/>
      <w:marRight w:val="0"/>
      <w:marTop w:val="0"/>
      <w:marBottom w:val="0"/>
      <w:divBdr>
        <w:top w:val="none" w:sz="0" w:space="0" w:color="auto"/>
        <w:left w:val="none" w:sz="0" w:space="0" w:color="auto"/>
        <w:bottom w:val="none" w:sz="0" w:space="0" w:color="auto"/>
        <w:right w:val="none" w:sz="0" w:space="0" w:color="auto"/>
      </w:divBdr>
      <w:divsChild>
        <w:div w:id="2061437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001810">
      <w:bodyDiv w:val="1"/>
      <w:marLeft w:val="0"/>
      <w:marRight w:val="0"/>
      <w:marTop w:val="0"/>
      <w:marBottom w:val="0"/>
      <w:divBdr>
        <w:top w:val="none" w:sz="0" w:space="0" w:color="auto"/>
        <w:left w:val="none" w:sz="0" w:space="0" w:color="auto"/>
        <w:bottom w:val="none" w:sz="0" w:space="0" w:color="auto"/>
        <w:right w:val="none" w:sz="0" w:space="0" w:color="auto"/>
      </w:divBdr>
      <w:divsChild>
        <w:div w:id="184674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425784">
      <w:bodyDiv w:val="1"/>
      <w:marLeft w:val="0"/>
      <w:marRight w:val="0"/>
      <w:marTop w:val="0"/>
      <w:marBottom w:val="0"/>
      <w:divBdr>
        <w:top w:val="none" w:sz="0" w:space="0" w:color="auto"/>
        <w:left w:val="none" w:sz="0" w:space="0" w:color="auto"/>
        <w:bottom w:val="none" w:sz="0" w:space="0" w:color="auto"/>
        <w:right w:val="none" w:sz="0" w:space="0" w:color="auto"/>
      </w:divBdr>
      <w:divsChild>
        <w:div w:id="593051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84276">
      <w:bodyDiv w:val="1"/>
      <w:marLeft w:val="0"/>
      <w:marRight w:val="0"/>
      <w:marTop w:val="0"/>
      <w:marBottom w:val="0"/>
      <w:divBdr>
        <w:top w:val="none" w:sz="0" w:space="0" w:color="auto"/>
        <w:left w:val="none" w:sz="0" w:space="0" w:color="auto"/>
        <w:bottom w:val="none" w:sz="0" w:space="0" w:color="auto"/>
        <w:right w:val="none" w:sz="0" w:space="0" w:color="auto"/>
      </w:divBdr>
      <w:divsChild>
        <w:div w:id="1556966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316267">
      <w:bodyDiv w:val="1"/>
      <w:marLeft w:val="0"/>
      <w:marRight w:val="0"/>
      <w:marTop w:val="0"/>
      <w:marBottom w:val="0"/>
      <w:divBdr>
        <w:top w:val="none" w:sz="0" w:space="0" w:color="auto"/>
        <w:left w:val="none" w:sz="0" w:space="0" w:color="auto"/>
        <w:bottom w:val="none" w:sz="0" w:space="0" w:color="auto"/>
        <w:right w:val="none" w:sz="0" w:space="0" w:color="auto"/>
      </w:divBdr>
      <w:divsChild>
        <w:div w:id="1303733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779660">
      <w:bodyDiv w:val="1"/>
      <w:marLeft w:val="0"/>
      <w:marRight w:val="0"/>
      <w:marTop w:val="0"/>
      <w:marBottom w:val="0"/>
      <w:divBdr>
        <w:top w:val="none" w:sz="0" w:space="0" w:color="auto"/>
        <w:left w:val="none" w:sz="0" w:space="0" w:color="auto"/>
        <w:bottom w:val="none" w:sz="0" w:space="0" w:color="auto"/>
        <w:right w:val="none" w:sz="0" w:space="0" w:color="auto"/>
      </w:divBdr>
      <w:divsChild>
        <w:div w:id="389891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013669">
      <w:bodyDiv w:val="1"/>
      <w:marLeft w:val="0"/>
      <w:marRight w:val="0"/>
      <w:marTop w:val="0"/>
      <w:marBottom w:val="0"/>
      <w:divBdr>
        <w:top w:val="none" w:sz="0" w:space="0" w:color="auto"/>
        <w:left w:val="none" w:sz="0" w:space="0" w:color="auto"/>
        <w:bottom w:val="none" w:sz="0" w:space="0" w:color="auto"/>
        <w:right w:val="none" w:sz="0" w:space="0" w:color="auto"/>
      </w:divBdr>
      <w:divsChild>
        <w:div w:id="258802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515398">
      <w:bodyDiv w:val="1"/>
      <w:marLeft w:val="0"/>
      <w:marRight w:val="0"/>
      <w:marTop w:val="0"/>
      <w:marBottom w:val="0"/>
      <w:divBdr>
        <w:top w:val="none" w:sz="0" w:space="0" w:color="auto"/>
        <w:left w:val="none" w:sz="0" w:space="0" w:color="auto"/>
        <w:bottom w:val="none" w:sz="0" w:space="0" w:color="auto"/>
        <w:right w:val="none" w:sz="0" w:space="0" w:color="auto"/>
      </w:divBdr>
      <w:divsChild>
        <w:div w:id="1916937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630827">
      <w:bodyDiv w:val="1"/>
      <w:marLeft w:val="0"/>
      <w:marRight w:val="0"/>
      <w:marTop w:val="0"/>
      <w:marBottom w:val="0"/>
      <w:divBdr>
        <w:top w:val="none" w:sz="0" w:space="0" w:color="auto"/>
        <w:left w:val="none" w:sz="0" w:space="0" w:color="auto"/>
        <w:bottom w:val="none" w:sz="0" w:space="0" w:color="auto"/>
        <w:right w:val="none" w:sz="0" w:space="0" w:color="auto"/>
      </w:divBdr>
      <w:divsChild>
        <w:div w:id="490490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004646">
      <w:bodyDiv w:val="1"/>
      <w:marLeft w:val="0"/>
      <w:marRight w:val="0"/>
      <w:marTop w:val="0"/>
      <w:marBottom w:val="0"/>
      <w:divBdr>
        <w:top w:val="none" w:sz="0" w:space="0" w:color="auto"/>
        <w:left w:val="none" w:sz="0" w:space="0" w:color="auto"/>
        <w:bottom w:val="none" w:sz="0" w:space="0" w:color="auto"/>
        <w:right w:val="none" w:sz="0" w:space="0" w:color="auto"/>
      </w:divBdr>
      <w:divsChild>
        <w:div w:id="85201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984107">
      <w:bodyDiv w:val="1"/>
      <w:marLeft w:val="0"/>
      <w:marRight w:val="0"/>
      <w:marTop w:val="0"/>
      <w:marBottom w:val="0"/>
      <w:divBdr>
        <w:top w:val="none" w:sz="0" w:space="0" w:color="auto"/>
        <w:left w:val="none" w:sz="0" w:space="0" w:color="auto"/>
        <w:bottom w:val="none" w:sz="0" w:space="0" w:color="auto"/>
        <w:right w:val="none" w:sz="0" w:space="0" w:color="auto"/>
      </w:divBdr>
      <w:divsChild>
        <w:div w:id="1062338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062952">
      <w:bodyDiv w:val="1"/>
      <w:marLeft w:val="0"/>
      <w:marRight w:val="0"/>
      <w:marTop w:val="0"/>
      <w:marBottom w:val="0"/>
      <w:divBdr>
        <w:top w:val="none" w:sz="0" w:space="0" w:color="auto"/>
        <w:left w:val="none" w:sz="0" w:space="0" w:color="auto"/>
        <w:bottom w:val="none" w:sz="0" w:space="0" w:color="auto"/>
        <w:right w:val="none" w:sz="0" w:space="0" w:color="auto"/>
      </w:divBdr>
      <w:divsChild>
        <w:div w:id="211118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150285">
      <w:bodyDiv w:val="1"/>
      <w:marLeft w:val="0"/>
      <w:marRight w:val="0"/>
      <w:marTop w:val="0"/>
      <w:marBottom w:val="0"/>
      <w:divBdr>
        <w:top w:val="none" w:sz="0" w:space="0" w:color="auto"/>
        <w:left w:val="none" w:sz="0" w:space="0" w:color="auto"/>
        <w:bottom w:val="none" w:sz="0" w:space="0" w:color="auto"/>
        <w:right w:val="none" w:sz="0" w:space="0" w:color="auto"/>
      </w:divBdr>
      <w:divsChild>
        <w:div w:id="1478692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801360">
      <w:bodyDiv w:val="1"/>
      <w:marLeft w:val="0"/>
      <w:marRight w:val="0"/>
      <w:marTop w:val="0"/>
      <w:marBottom w:val="0"/>
      <w:divBdr>
        <w:top w:val="none" w:sz="0" w:space="0" w:color="auto"/>
        <w:left w:val="none" w:sz="0" w:space="0" w:color="auto"/>
        <w:bottom w:val="none" w:sz="0" w:space="0" w:color="auto"/>
        <w:right w:val="none" w:sz="0" w:space="0" w:color="auto"/>
      </w:divBdr>
      <w:divsChild>
        <w:div w:id="1970747777">
          <w:marLeft w:val="0"/>
          <w:marRight w:val="0"/>
          <w:marTop w:val="0"/>
          <w:marBottom w:val="0"/>
          <w:divBdr>
            <w:top w:val="none" w:sz="0" w:space="0" w:color="auto"/>
            <w:left w:val="none" w:sz="0" w:space="0" w:color="auto"/>
            <w:bottom w:val="none" w:sz="0" w:space="0" w:color="auto"/>
            <w:right w:val="none" w:sz="0" w:space="0" w:color="auto"/>
          </w:divBdr>
          <w:divsChild>
            <w:div w:id="1254823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2996326">
      <w:bodyDiv w:val="1"/>
      <w:marLeft w:val="0"/>
      <w:marRight w:val="0"/>
      <w:marTop w:val="0"/>
      <w:marBottom w:val="0"/>
      <w:divBdr>
        <w:top w:val="none" w:sz="0" w:space="0" w:color="auto"/>
        <w:left w:val="none" w:sz="0" w:space="0" w:color="auto"/>
        <w:bottom w:val="none" w:sz="0" w:space="0" w:color="auto"/>
        <w:right w:val="none" w:sz="0" w:space="0" w:color="auto"/>
      </w:divBdr>
      <w:divsChild>
        <w:div w:id="850990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673672">
      <w:bodyDiv w:val="1"/>
      <w:marLeft w:val="0"/>
      <w:marRight w:val="0"/>
      <w:marTop w:val="0"/>
      <w:marBottom w:val="0"/>
      <w:divBdr>
        <w:top w:val="none" w:sz="0" w:space="0" w:color="auto"/>
        <w:left w:val="none" w:sz="0" w:space="0" w:color="auto"/>
        <w:bottom w:val="none" w:sz="0" w:space="0" w:color="auto"/>
        <w:right w:val="none" w:sz="0" w:space="0" w:color="auto"/>
      </w:divBdr>
      <w:divsChild>
        <w:div w:id="1299870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179529">
      <w:bodyDiv w:val="1"/>
      <w:marLeft w:val="0"/>
      <w:marRight w:val="0"/>
      <w:marTop w:val="0"/>
      <w:marBottom w:val="0"/>
      <w:divBdr>
        <w:top w:val="none" w:sz="0" w:space="0" w:color="auto"/>
        <w:left w:val="none" w:sz="0" w:space="0" w:color="auto"/>
        <w:bottom w:val="none" w:sz="0" w:space="0" w:color="auto"/>
        <w:right w:val="none" w:sz="0" w:space="0" w:color="auto"/>
      </w:divBdr>
      <w:divsChild>
        <w:div w:id="75785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398198">
      <w:bodyDiv w:val="1"/>
      <w:marLeft w:val="0"/>
      <w:marRight w:val="0"/>
      <w:marTop w:val="0"/>
      <w:marBottom w:val="0"/>
      <w:divBdr>
        <w:top w:val="none" w:sz="0" w:space="0" w:color="auto"/>
        <w:left w:val="none" w:sz="0" w:space="0" w:color="auto"/>
        <w:bottom w:val="none" w:sz="0" w:space="0" w:color="auto"/>
        <w:right w:val="none" w:sz="0" w:space="0" w:color="auto"/>
      </w:divBdr>
      <w:divsChild>
        <w:div w:id="313948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557946">
      <w:bodyDiv w:val="1"/>
      <w:marLeft w:val="0"/>
      <w:marRight w:val="0"/>
      <w:marTop w:val="0"/>
      <w:marBottom w:val="0"/>
      <w:divBdr>
        <w:top w:val="none" w:sz="0" w:space="0" w:color="auto"/>
        <w:left w:val="none" w:sz="0" w:space="0" w:color="auto"/>
        <w:bottom w:val="none" w:sz="0" w:space="0" w:color="auto"/>
        <w:right w:val="none" w:sz="0" w:space="0" w:color="auto"/>
      </w:divBdr>
      <w:divsChild>
        <w:div w:id="14338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992785">
      <w:bodyDiv w:val="1"/>
      <w:marLeft w:val="0"/>
      <w:marRight w:val="0"/>
      <w:marTop w:val="0"/>
      <w:marBottom w:val="0"/>
      <w:divBdr>
        <w:top w:val="none" w:sz="0" w:space="0" w:color="auto"/>
        <w:left w:val="none" w:sz="0" w:space="0" w:color="auto"/>
        <w:bottom w:val="none" w:sz="0" w:space="0" w:color="auto"/>
        <w:right w:val="none" w:sz="0" w:space="0" w:color="auto"/>
      </w:divBdr>
      <w:divsChild>
        <w:div w:id="174882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382319">
      <w:bodyDiv w:val="1"/>
      <w:marLeft w:val="0"/>
      <w:marRight w:val="0"/>
      <w:marTop w:val="0"/>
      <w:marBottom w:val="0"/>
      <w:divBdr>
        <w:top w:val="none" w:sz="0" w:space="0" w:color="auto"/>
        <w:left w:val="none" w:sz="0" w:space="0" w:color="auto"/>
        <w:bottom w:val="none" w:sz="0" w:space="0" w:color="auto"/>
        <w:right w:val="none" w:sz="0" w:space="0" w:color="auto"/>
      </w:divBdr>
      <w:divsChild>
        <w:div w:id="1516990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670190">
      <w:bodyDiv w:val="1"/>
      <w:marLeft w:val="0"/>
      <w:marRight w:val="0"/>
      <w:marTop w:val="0"/>
      <w:marBottom w:val="0"/>
      <w:divBdr>
        <w:top w:val="none" w:sz="0" w:space="0" w:color="auto"/>
        <w:left w:val="none" w:sz="0" w:space="0" w:color="auto"/>
        <w:bottom w:val="none" w:sz="0" w:space="0" w:color="auto"/>
        <w:right w:val="none" w:sz="0" w:space="0" w:color="auto"/>
      </w:divBdr>
      <w:divsChild>
        <w:div w:id="486435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228860">
      <w:bodyDiv w:val="1"/>
      <w:marLeft w:val="0"/>
      <w:marRight w:val="0"/>
      <w:marTop w:val="0"/>
      <w:marBottom w:val="0"/>
      <w:divBdr>
        <w:top w:val="none" w:sz="0" w:space="0" w:color="auto"/>
        <w:left w:val="none" w:sz="0" w:space="0" w:color="auto"/>
        <w:bottom w:val="none" w:sz="0" w:space="0" w:color="auto"/>
        <w:right w:val="none" w:sz="0" w:space="0" w:color="auto"/>
      </w:divBdr>
      <w:divsChild>
        <w:div w:id="611665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970310">
      <w:bodyDiv w:val="1"/>
      <w:marLeft w:val="0"/>
      <w:marRight w:val="0"/>
      <w:marTop w:val="0"/>
      <w:marBottom w:val="0"/>
      <w:divBdr>
        <w:top w:val="none" w:sz="0" w:space="0" w:color="auto"/>
        <w:left w:val="none" w:sz="0" w:space="0" w:color="auto"/>
        <w:bottom w:val="none" w:sz="0" w:space="0" w:color="auto"/>
        <w:right w:val="none" w:sz="0" w:space="0" w:color="auto"/>
      </w:divBdr>
      <w:divsChild>
        <w:div w:id="361056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09137">
      <w:bodyDiv w:val="1"/>
      <w:marLeft w:val="0"/>
      <w:marRight w:val="0"/>
      <w:marTop w:val="0"/>
      <w:marBottom w:val="0"/>
      <w:divBdr>
        <w:top w:val="none" w:sz="0" w:space="0" w:color="auto"/>
        <w:left w:val="none" w:sz="0" w:space="0" w:color="auto"/>
        <w:bottom w:val="none" w:sz="0" w:space="0" w:color="auto"/>
        <w:right w:val="none" w:sz="0" w:space="0" w:color="auto"/>
      </w:divBdr>
      <w:divsChild>
        <w:div w:id="1010332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409101">
      <w:bodyDiv w:val="1"/>
      <w:marLeft w:val="0"/>
      <w:marRight w:val="0"/>
      <w:marTop w:val="0"/>
      <w:marBottom w:val="0"/>
      <w:divBdr>
        <w:top w:val="none" w:sz="0" w:space="0" w:color="auto"/>
        <w:left w:val="none" w:sz="0" w:space="0" w:color="auto"/>
        <w:bottom w:val="none" w:sz="0" w:space="0" w:color="auto"/>
        <w:right w:val="none" w:sz="0" w:space="0" w:color="auto"/>
      </w:divBdr>
      <w:divsChild>
        <w:div w:id="1849711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694491">
      <w:bodyDiv w:val="1"/>
      <w:marLeft w:val="0"/>
      <w:marRight w:val="0"/>
      <w:marTop w:val="0"/>
      <w:marBottom w:val="0"/>
      <w:divBdr>
        <w:top w:val="none" w:sz="0" w:space="0" w:color="auto"/>
        <w:left w:val="none" w:sz="0" w:space="0" w:color="auto"/>
        <w:bottom w:val="none" w:sz="0" w:space="0" w:color="auto"/>
        <w:right w:val="none" w:sz="0" w:space="0" w:color="auto"/>
      </w:divBdr>
      <w:divsChild>
        <w:div w:id="101059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242617">
      <w:bodyDiv w:val="1"/>
      <w:marLeft w:val="0"/>
      <w:marRight w:val="0"/>
      <w:marTop w:val="0"/>
      <w:marBottom w:val="0"/>
      <w:divBdr>
        <w:top w:val="none" w:sz="0" w:space="0" w:color="auto"/>
        <w:left w:val="none" w:sz="0" w:space="0" w:color="auto"/>
        <w:bottom w:val="none" w:sz="0" w:space="0" w:color="auto"/>
        <w:right w:val="none" w:sz="0" w:space="0" w:color="auto"/>
      </w:divBdr>
      <w:divsChild>
        <w:div w:id="182840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399045">
      <w:bodyDiv w:val="1"/>
      <w:marLeft w:val="0"/>
      <w:marRight w:val="0"/>
      <w:marTop w:val="0"/>
      <w:marBottom w:val="0"/>
      <w:divBdr>
        <w:top w:val="none" w:sz="0" w:space="0" w:color="auto"/>
        <w:left w:val="none" w:sz="0" w:space="0" w:color="auto"/>
        <w:bottom w:val="none" w:sz="0" w:space="0" w:color="auto"/>
        <w:right w:val="none" w:sz="0" w:space="0" w:color="auto"/>
      </w:divBdr>
      <w:divsChild>
        <w:div w:id="706641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826816">
      <w:bodyDiv w:val="1"/>
      <w:marLeft w:val="0"/>
      <w:marRight w:val="0"/>
      <w:marTop w:val="0"/>
      <w:marBottom w:val="0"/>
      <w:divBdr>
        <w:top w:val="none" w:sz="0" w:space="0" w:color="auto"/>
        <w:left w:val="none" w:sz="0" w:space="0" w:color="auto"/>
        <w:bottom w:val="none" w:sz="0" w:space="0" w:color="auto"/>
        <w:right w:val="none" w:sz="0" w:space="0" w:color="auto"/>
      </w:divBdr>
      <w:divsChild>
        <w:div w:id="1872648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117098">
      <w:bodyDiv w:val="1"/>
      <w:marLeft w:val="0"/>
      <w:marRight w:val="0"/>
      <w:marTop w:val="0"/>
      <w:marBottom w:val="0"/>
      <w:divBdr>
        <w:top w:val="none" w:sz="0" w:space="0" w:color="auto"/>
        <w:left w:val="none" w:sz="0" w:space="0" w:color="auto"/>
        <w:bottom w:val="none" w:sz="0" w:space="0" w:color="auto"/>
        <w:right w:val="none" w:sz="0" w:space="0" w:color="auto"/>
      </w:divBdr>
      <w:divsChild>
        <w:div w:id="2076001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948204">
      <w:bodyDiv w:val="1"/>
      <w:marLeft w:val="0"/>
      <w:marRight w:val="0"/>
      <w:marTop w:val="0"/>
      <w:marBottom w:val="0"/>
      <w:divBdr>
        <w:top w:val="none" w:sz="0" w:space="0" w:color="auto"/>
        <w:left w:val="none" w:sz="0" w:space="0" w:color="auto"/>
        <w:bottom w:val="none" w:sz="0" w:space="0" w:color="auto"/>
        <w:right w:val="none" w:sz="0" w:space="0" w:color="auto"/>
      </w:divBdr>
      <w:divsChild>
        <w:div w:id="97525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025545">
      <w:bodyDiv w:val="1"/>
      <w:marLeft w:val="0"/>
      <w:marRight w:val="0"/>
      <w:marTop w:val="0"/>
      <w:marBottom w:val="0"/>
      <w:divBdr>
        <w:top w:val="none" w:sz="0" w:space="0" w:color="auto"/>
        <w:left w:val="none" w:sz="0" w:space="0" w:color="auto"/>
        <w:bottom w:val="none" w:sz="0" w:space="0" w:color="auto"/>
        <w:right w:val="none" w:sz="0" w:space="0" w:color="auto"/>
      </w:divBdr>
      <w:divsChild>
        <w:div w:id="27413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816468">
      <w:bodyDiv w:val="1"/>
      <w:marLeft w:val="0"/>
      <w:marRight w:val="0"/>
      <w:marTop w:val="0"/>
      <w:marBottom w:val="0"/>
      <w:divBdr>
        <w:top w:val="none" w:sz="0" w:space="0" w:color="auto"/>
        <w:left w:val="none" w:sz="0" w:space="0" w:color="auto"/>
        <w:bottom w:val="none" w:sz="0" w:space="0" w:color="auto"/>
        <w:right w:val="none" w:sz="0" w:space="0" w:color="auto"/>
      </w:divBdr>
      <w:divsChild>
        <w:div w:id="1690525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686180">
      <w:bodyDiv w:val="1"/>
      <w:marLeft w:val="0"/>
      <w:marRight w:val="0"/>
      <w:marTop w:val="0"/>
      <w:marBottom w:val="0"/>
      <w:divBdr>
        <w:top w:val="none" w:sz="0" w:space="0" w:color="auto"/>
        <w:left w:val="none" w:sz="0" w:space="0" w:color="auto"/>
        <w:bottom w:val="none" w:sz="0" w:space="0" w:color="auto"/>
        <w:right w:val="none" w:sz="0" w:space="0" w:color="auto"/>
      </w:divBdr>
      <w:divsChild>
        <w:div w:id="612249212">
          <w:marLeft w:val="0"/>
          <w:marRight w:val="0"/>
          <w:marTop w:val="0"/>
          <w:marBottom w:val="0"/>
          <w:divBdr>
            <w:top w:val="none" w:sz="0" w:space="0" w:color="auto"/>
            <w:left w:val="none" w:sz="0" w:space="0" w:color="auto"/>
            <w:bottom w:val="none" w:sz="0" w:space="0" w:color="auto"/>
            <w:right w:val="none" w:sz="0" w:space="0" w:color="auto"/>
          </w:divBdr>
        </w:div>
        <w:div w:id="833908861">
          <w:marLeft w:val="0"/>
          <w:marRight w:val="0"/>
          <w:marTop w:val="0"/>
          <w:marBottom w:val="0"/>
          <w:divBdr>
            <w:top w:val="none" w:sz="0" w:space="0" w:color="auto"/>
            <w:left w:val="none" w:sz="0" w:space="0" w:color="auto"/>
            <w:bottom w:val="none" w:sz="0" w:space="0" w:color="auto"/>
            <w:right w:val="none" w:sz="0" w:space="0" w:color="auto"/>
          </w:divBdr>
        </w:div>
        <w:div w:id="339162367">
          <w:marLeft w:val="0"/>
          <w:marRight w:val="0"/>
          <w:marTop w:val="0"/>
          <w:marBottom w:val="0"/>
          <w:divBdr>
            <w:top w:val="none" w:sz="0" w:space="0" w:color="auto"/>
            <w:left w:val="none" w:sz="0" w:space="0" w:color="auto"/>
            <w:bottom w:val="none" w:sz="0" w:space="0" w:color="auto"/>
            <w:right w:val="none" w:sz="0" w:space="0" w:color="auto"/>
          </w:divBdr>
          <w:divsChild>
            <w:div w:id="511147161">
              <w:marLeft w:val="0"/>
              <w:marRight w:val="0"/>
              <w:marTop w:val="0"/>
              <w:marBottom w:val="0"/>
              <w:divBdr>
                <w:top w:val="none" w:sz="0" w:space="0" w:color="auto"/>
                <w:left w:val="none" w:sz="0" w:space="0" w:color="auto"/>
                <w:bottom w:val="none" w:sz="0" w:space="0" w:color="auto"/>
                <w:right w:val="none" w:sz="0" w:space="0" w:color="auto"/>
              </w:divBdr>
            </w:div>
            <w:div w:id="522087038">
              <w:marLeft w:val="0"/>
              <w:marRight w:val="0"/>
              <w:marTop w:val="0"/>
              <w:marBottom w:val="0"/>
              <w:divBdr>
                <w:top w:val="none" w:sz="0" w:space="0" w:color="auto"/>
                <w:left w:val="none" w:sz="0" w:space="0" w:color="auto"/>
                <w:bottom w:val="none" w:sz="0" w:space="0" w:color="auto"/>
                <w:right w:val="none" w:sz="0" w:space="0" w:color="auto"/>
              </w:divBdr>
            </w:div>
          </w:divsChild>
        </w:div>
        <w:div w:id="843671610">
          <w:marLeft w:val="0"/>
          <w:marRight w:val="0"/>
          <w:marTop w:val="0"/>
          <w:marBottom w:val="0"/>
          <w:divBdr>
            <w:top w:val="none" w:sz="0" w:space="0" w:color="auto"/>
            <w:left w:val="none" w:sz="0" w:space="0" w:color="auto"/>
            <w:bottom w:val="none" w:sz="0" w:space="0" w:color="auto"/>
            <w:right w:val="none" w:sz="0" w:space="0" w:color="auto"/>
          </w:divBdr>
        </w:div>
        <w:div w:id="2140027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272210">
      <w:bodyDiv w:val="1"/>
      <w:marLeft w:val="0"/>
      <w:marRight w:val="0"/>
      <w:marTop w:val="0"/>
      <w:marBottom w:val="0"/>
      <w:divBdr>
        <w:top w:val="none" w:sz="0" w:space="0" w:color="auto"/>
        <w:left w:val="none" w:sz="0" w:space="0" w:color="auto"/>
        <w:bottom w:val="none" w:sz="0" w:space="0" w:color="auto"/>
        <w:right w:val="none" w:sz="0" w:space="0" w:color="auto"/>
      </w:divBdr>
      <w:divsChild>
        <w:div w:id="1311784729">
          <w:marLeft w:val="0"/>
          <w:marRight w:val="0"/>
          <w:marTop w:val="0"/>
          <w:marBottom w:val="0"/>
          <w:divBdr>
            <w:top w:val="none" w:sz="0" w:space="0" w:color="auto"/>
            <w:left w:val="none" w:sz="0" w:space="0" w:color="auto"/>
            <w:bottom w:val="none" w:sz="0" w:space="0" w:color="auto"/>
            <w:right w:val="none" w:sz="0" w:space="0" w:color="auto"/>
          </w:divBdr>
          <w:divsChild>
            <w:div w:id="2029213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8934194">
      <w:bodyDiv w:val="1"/>
      <w:marLeft w:val="0"/>
      <w:marRight w:val="0"/>
      <w:marTop w:val="0"/>
      <w:marBottom w:val="0"/>
      <w:divBdr>
        <w:top w:val="none" w:sz="0" w:space="0" w:color="auto"/>
        <w:left w:val="none" w:sz="0" w:space="0" w:color="auto"/>
        <w:bottom w:val="none" w:sz="0" w:space="0" w:color="auto"/>
        <w:right w:val="none" w:sz="0" w:space="0" w:color="auto"/>
      </w:divBdr>
      <w:divsChild>
        <w:div w:id="1975325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614336">
      <w:bodyDiv w:val="1"/>
      <w:marLeft w:val="0"/>
      <w:marRight w:val="0"/>
      <w:marTop w:val="0"/>
      <w:marBottom w:val="0"/>
      <w:divBdr>
        <w:top w:val="none" w:sz="0" w:space="0" w:color="auto"/>
        <w:left w:val="none" w:sz="0" w:space="0" w:color="auto"/>
        <w:bottom w:val="none" w:sz="0" w:space="0" w:color="auto"/>
        <w:right w:val="none" w:sz="0" w:space="0" w:color="auto"/>
      </w:divBdr>
      <w:divsChild>
        <w:div w:id="1616866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291116">
      <w:bodyDiv w:val="1"/>
      <w:marLeft w:val="0"/>
      <w:marRight w:val="0"/>
      <w:marTop w:val="0"/>
      <w:marBottom w:val="0"/>
      <w:divBdr>
        <w:top w:val="none" w:sz="0" w:space="0" w:color="auto"/>
        <w:left w:val="none" w:sz="0" w:space="0" w:color="auto"/>
        <w:bottom w:val="none" w:sz="0" w:space="0" w:color="auto"/>
        <w:right w:val="none" w:sz="0" w:space="0" w:color="auto"/>
      </w:divBdr>
      <w:divsChild>
        <w:div w:id="1422219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486872">
      <w:bodyDiv w:val="1"/>
      <w:marLeft w:val="0"/>
      <w:marRight w:val="0"/>
      <w:marTop w:val="0"/>
      <w:marBottom w:val="0"/>
      <w:divBdr>
        <w:top w:val="none" w:sz="0" w:space="0" w:color="auto"/>
        <w:left w:val="none" w:sz="0" w:space="0" w:color="auto"/>
        <w:bottom w:val="none" w:sz="0" w:space="0" w:color="auto"/>
        <w:right w:val="none" w:sz="0" w:space="0" w:color="auto"/>
      </w:divBdr>
      <w:divsChild>
        <w:div w:id="1921594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694382">
      <w:bodyDiv w:val="1"/>
      <w:marLeft w:val="0"/>
      <w:marRight w:val="0"/>
      <w:marTop w:val="0"/>
      <w:marBottom w:val="0"/>
      <w:divBdr>
        <w:top w:val="none" w:sz="0" w:space="0" w:color="auto"/>
        <w:left w:val="none" w:sz="0" w:space="0" w:color="auto"/>
        <w:bottom w:val="none" w:sz="0" w:space="0" w:color="auto"/>
        <w:right w:val="none" w:sz="0" w:space="0" w:color="auto"/>
      </w:divBdr>
      <w:divsChild>
        <w:div w:id="1563057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699370">
      <w:bodyDiv w:val="1"/>
      <w:marLeft w:val="0"/>
      <w:marRight w:val="0"/>
      <w:marTop w:val="0"/>
      <w:marBottom w:val="0"/>
      <w:divBdr>
        <w:top w:val="none" w:sz="0" w:space="0" w:color="auto"/>
        <w:left w:val="none" w:sz="0" w:space="0" w:color="auto"/>
        <w:bottom w:val="none" w:sz="0" w:space="0" w:color="auto"/>
        <w:right w:val="none" w:sz="0" w:space="0" w:color="auto"/>
      </w:divBdr>
      <w:divsChild>
        <w:div w:id="2008316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776613">
      <w:bodyDiv w:val="1"/>
      <w:marLeft w:val="0"/>
      <w:marRight w:val="0"/>
      <w:marTop w:val="0"/>
      <w:marBottom w:val="0"/>
      <w:divBdr>
        <w:top w:val="none" w:sz="0" w:space="0" w:color="auto"/>
        <w:left w:val="none" w:sz="0" w:space="0" w:color="auto"/>
        <w:bottom w:val="none" w:sz="0" w:space="0" w:color="auto"/>
        <w:right w:val="none" w:sz="0" w:space="0" w:color="auto"/>
      </w:divBdr>
      <w:divsChild>
        <w:div w:id="478115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683485">
      <w:bodyDiv w:val="1"/>
      <w:marLeft w:val="0"/>
      <w:marRight w:val="0"/>
      <w:marTop w:val="0"/>
      <w:marBottom w:val="0"/>
      <w:divBdr>
        <w:top w:val="none" w:sz="0" w:space="0" w:color="auto"/>
        <w:left w:val="none" w:sz="0" w:space="0" w:color="auto"/>
        <w:bottom w:val="none" w:sz="0" w:space="0" w:color="auto"/>
        <w:right w:val="none" w:sz="0" w:space="0" w:color="auto"/>
      </w:divBdr>
      <w:divsChild>
        <w:div w:id="570240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001211">
      <w:bodyDiv w:val="1"/>
      <w:marLeft w:val="0"/>
      <w:marRight w:val="0"/>
      <w:marTop w:val="0"/>
      <w:marBottom w:val="0"/>
      <w:divBdr>
        <w:top w:val="none" w:sz="0" w:space="0" w:color="auto"/>
        <w:left w:val="none" w:sz="0" w:space="0" w:color="auto"/>
        <w:bottom w:val="none" w:sz="0" w:space="0" w:color="auto"/>
        <w:right w:val="none" w:sz="0" w:space="0" w:color="auto"/>
      </w:divBdr>
      <w:divsChild>
        <w:div w:id="1929733695">
          <w:marLeft w:val="0"/>
          <w:marRight w:val="0"/>
          <w:marTop w:val="0"/>
          <w:marBottom w:val="0"/>
          <w:divBdr>
            <w:top w:val="none" w:sz="0" w:space="0" w:color="auto"/>
            <w:left w:val="none" w:sz="0" w:space="0" w:color="auto"/>
            <w:bottom w:val="none" w:sz="0" w:space="0" w:color="auto"/>
            <w:right w:val="none" w:sz="0" w:space="0" w:color="auto"/>
          </w:divBdr>
          <w:divsChild>
            <w:div w:id="16452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1840995">
      <w:bodyDiv w:val="1"/>
      <w:marLeft w:val="0"/>
      <w:marRight w:val="0"/>
      <w:marTop w:val="0"/>
      <w:marBottom w:val="0"/>
      <w:divBdr>
        <w:top w:val="none" w:sz="0" w:space="0" w:color="auto"/>
        <w:left w:val="none" w:sz="0" w:space="0" w:color="auto"/>
        <w:bottom w:val="none" w:sz="0" w:space="0" w:color="auto"/>
        <w:right w:val="none" w:sz="0" w:space="0" w:color="auto"/>
      </w:divBdr>
      <w:divsChild>
        <w:div w:id="60700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225017">
      <w:bodyDiv w:val="1"/>
      <w:marLeft w:val="0"/>
      <w:marRight w:val="0"/>
      <w:marTop w:val="0"/>
      <w:marBottom w:val="0"/>
      <w:divBdr>
        <w:top w:val="none" w:sz="0" w:space="0" w:color="auto"/>
        <w:left w:val="none" w:sz="0" w:space="0" w:color="auto"/>
        <w:bottom w:val="none" w:sz="0" w:space="0" w:color="auto"/>
        <w:right w:val="none" w:sz="0" w:space="0" w:color="auto"/>
      </w:divBdr>
      <w:divsChild>
        <w:div w:id="603198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810945">
      <w:bodyDiv w:val="1"/>
      <w:marLeft w:val="0"/>
      <w:marRight w:val="0"/>
      <w:marTop w:val="0"/>
      <w:marBottom w:val="0"/>
      <w:divBdr>
        <w:top w:val="none" w:sz="0" w:space="0" w:color="auto"/>
        <w:left w:val="none" w:sz="0" w:space="0" w:color="auto"/>
        <w:bottom w:val="none" w:sz="0" w:space="0" w:color="auto"/>
        <w:right w:val="none" w:sz="0" w:space="0" w:color="auto"/>
      </w:divBdr>
      <w:divsChild>
        <w:div w:id="368527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869562">
      <w:bodyDiv w:val="1"/>
      <w:marLeft w:val="0"/>
      <w:marRight w:val="0"/>
      <w:marTop w:val="0"/>
      <w:marBottom w:val="0"/>
      <w:divBdr>
        <w:top w:val="none" w:sz="0" w:space="0" w:color="auto"/>
        <w:left w:val="none" w:sz="0" w:space="0" w:color="auto"/>
        <w:bottom w:val="none" w:sz="0" w:space="0" w:color="auto"/>
        <w:right w:val="none" w:sz="0" w:space="0" w:color="auto"/>
      </w:divBdr>
      <w:divsChild>
        <w:div w:id="973365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300814">
      <w:bodyDiv w:val="1"/>
      <w:marLeft w:val="0"/>
      <w:marRight w:val="0"/>
      <w:marTop w:val="0"/>
      <w:marBottom w:val="0"/>
      <w:divBdr>
        <w:top w:val="none" w:sz="0" w:space="0" w:color="auto"/>
        <w:left w:val="none" w:sz="0" w:space="0" w:color="auto"/>
        <w:bottom w:val="none" w:sz="0" w:space="0" w:color="auto"/>
        <w:right w:val="none" w:sz="0" w:space="0" w:color="auto"/>
      </w:divBdr>
      <w:divsChild>
        <w:div w:id="181750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344356">
      <w:bodyDiv w:val="1"/>
      <w:marLeft w:val="0"/>
      <w:marRight w:val="0"/>
      <w:marTop w:val="0"/>
      <w:marBottom w:val="0"/>
      <w:divBdr>
        <w:top w:val="none" w:sz="0" w:space="0" w:color="auto"/>
        <w:left w:val="none" w:sz="0" w:space="0" w:color="auto"/>
        <w:bottom w:val="none" w:sz="0" w:space="0" w:color="auto"/>
        <w:right w:val="none" w:sz="0" w:space="0" w:color="auto"/>
      </w:divBdr>
      <w:divsChild>
        <w:div w:id="1571378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403016">
      <w:bodyDiv w:val="1"/>
      <w:marLeft w:val="0"/>
      <w:marRight w:val="0"/>
      <w:marTop w:val="0"/>
      <w:marBottom w:val="0"/>
      <w:divBdr>
        <w:top w:val="none" w:sz="0" w:space="0" w:color="auto"/>
        <w:left w:val="none" w:sz="0" w:space="0" w:color="auto"/>
        <w:bottom w:val="none" w:sz="0" w:space="0" w:color="auto"/>
        <w:right w:val="none" w:sz="0" w:space="0" w:color="auto"/>
      </w:divBdr>
      <w:divsChild>
        <w:div w:id="640622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713728">
      <w:bodyDiv w:val="1"/>
      <w:marLeft w:val="0"/>
      <w:marRight w:val="0"/>
      <w:marTop w:val="0"/>
      <w:marBottom w:val="0"/>
      <w:divBdr>
        <w:top w:val="none" w:sz="0" w:space="0" w:color="auto"/>
        <w:left w:val="none" w:sz="0" w:space="0" w:color="auto"/>
        <w:bottom w:val="none" w:sz="0" w:space="0" w:color="auto"/>
        <w:right w:val="none" w:sz="0" w:space="0" w:color="auto"/>
      </w:divBdr>
      <w:divsChild>
        <w:div w:id="1937901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992352">
      <w:bodyDiv w:val="1"/>
      <w:marLeft w:val="0"/>
      <w:marRight w:val="0"/>
      <w:marTop w:val="0"/>
      <w:marBottom w:val="0"/>
      <w:divBdr>
        <w:top w:val="none" w:sz="0" w:space="0" w:color="auto"/>
        <w:left w:val="none" w:sz="0" w:space="0" w:color="auto"/>
        <w:bottom w:val="none" w:sz="0" w:space="0" w:color="auto"/>
        <w:right w:val="none" w:sz="0" w:space="0" w:color="auto"/>
      </w:divBdr>
      <w:divsChild>
        <w:div w:id="185221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242584">
      <w:bodyDiv w:val="1"/>
      <w:marLeft w:val="0"/>
      <w:marRight w:val="0"/>
      <w:marTop w:val="0"/>
      <w:marBottom w:val="0"/>
      <w:divBdr>
        <w:top w:val="none" w:sz="0" w:space="0" w:color="auto"/>
        <w:left w:val="none" w:sz="0" w:space="0" w:color="auto"/>
        <w:bottom w:val="none" w:sz="0" w:space="0" w:color="auto"/>
        <w:right w:val="none" w:sz="0" w:space="0" w:color="auto"/>
      </w:divBdr>
      <w:divsChild>
        <w:div w:id="460656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898662">
      <w:bodyDiv w:val="1"/>
      <w:marLeft w:val="0"/>
      <w:marRight w:val="0"/>
      <w:marTop w:val="0"/>
      <w:marBottom w:val="0"/>
      <w:divBdr>
        <w:top w:val="none" w:sz="0" w:space="0" w:color="auto"/>
        <w:left w:val="none" w:sz="0" w:space="0" w:color="auto"/>
        <w:bottom w:val="none" w:sz="0" w:space="0" w:color="auto"/>
        <w:right w:val="none" w:sz="0" w:space="0" w:color="auto"/>
      </w:divBdr>
      <w:divsChild>
        <w:div w:id="1326974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208925">
      <w:bodyDiv w:val="1"/>
      <w:marLeft w:val="0"/>
      <w:marRight w:val="0"/>
      <w:marTop w:val="0"/>
      <w:marBottom w:val="0"/>
      <w:divBdr>
        <w:top w:val="none" w:sz="0" w:space="0" w:color="auto"/>
        <w:left w:val="none" w:sz="0" w:space="0" w:color="auto"/>
        <w:bottom w:val="none" w:sz="0" w:space="0" w:color="auto"/>
        <w:right w:val="none" w:sz="0" w:space="0" w:color="auto"/>
      </w:divBdr>
      <w:divsChild>
        <w:div w:id="38294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530561">
      <w:bodyDiv w:val="1"/>
      <w:marLeft w:val="0"/>
      <w:marRight w:val="0"/>
      <w:marTop w:val="0"/>
      <w:marBottom w:val="0"/>
      <w:divBdr>
        <w:top w:val="none" w:sz="0" w:space="0" w:color="auto"/>
        <w:left w:val="none" w:sz="0" w:space="0" w:color="auto"/>
        <w:bottom w:val="none" w:sz="0" w:space="0" w:color="auto"/>
        <w:right w:val="none" w:sz="0" w:space="0" w:color="auto"/>
      </w:divBdr>
      <w:divsChild>
        <w:div w:id="629433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030469">
      <w:bodyDiv w:val="1"/>
      <w:marLeft w:val="0"/>
      <w:marRight w:val="0"/>
      <w:marTop w:val="0"/>
      <w:marBottom w:val="0"/>
      <w:divBdr>
        <w:top w:val="none" w:sz="0" w:space="0" w:color="auto"/>
        <w:left w:val="none" w:sz="0" w:space="0" w:color="auto"/>
        <w:bottom w:val="none" w:sz="0" w:space="0" w:color="auto"/>
        <w:right w:val="none" w:sz="0" w:space="0" w:color="auto"/>
      </w:divBdr>
      <w:divsChild>
        <w:div w:id="10104763">
          <w:marLeft w:val="0"/>
          <w:marRight w:val="0"/>
          <w:marTop w:val="0"/>
          <w:marBottom w:val="0"/>
          <w:divBdr>
            <w:top w:val="none" w:sz="0" w:space="0" w:color="auto"/>
            <w:left w:val="none" w:sz="0" w:space="0" w:color="auto"/>
            <w:bottom w:val="none" w:sz="0" w:space="0" w:color="auto"/>
            <w:right w:val="none" w:sz="0" w:space="0" w:color="auto"/>
          </w:divBdr>
          <w:divsChild>
            <w:div w:id="70301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26753174">
      <w:bodyDiv w:val="1"/>
      <w:marLeft w:val="0"/>
      <w:marRight w:val="0"/>
      <w:marTop w:val="0"/>
      <w:marBottom w:val="0"/>
      <w:divBdr>
        <w:top w:val="none" w:sz="0" w:space="0" w:color="auto"/>
        <w:left w:val="none" w:sz="0" w:space="0" w:color="auto"/>
        <w:bottom w:val="none" w:sz="0" w:space="0" w:color="auto"/>
        <w:right w:val="none" w:sz="0" w:space="0" w:color="auto"/>
      </w:divBdr>
      <w:divsChild>
        <w:div w:id="166265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837125">
      <w:bodyDiv w:val="1"/>
      <w:marLeft w:val="0"/>
      <w:marRight w:val="0"/>
      <w:marTop w:val="0"/>
      <w:marBottom w:val="0"/>
      <w:divBdr>
        <w:top w:val="none" w:sz="0" w:space="0" w:color="auto"/>
        <w:left w:val="none" w:sz="0" w:space="0" w:color="auto"/>
        <w:bottom w:val="none" w:sz="0" w:space="0" w:color="auto"/>
        <w:right w:val="none" w:sz="0" w:space="0" w:color="auto"/>
      </w:divBdr>
      <w:divsChild>
        <w:div w:id="1301375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990598">
      <w:bodyDiv w:val="1"/>
      <w:marLeft w:val="0"/>
      <w:marRight w:val="0"/>
      <w:marTop w:val="0"/>
      <w:marBottom w:val="0"/>
      <w:divBdr>
        <w:top w:val="none" w:sz="0" w:space="0" w:color="auto"/>
        <w:left w:val="none" w:sz="0" w:space="0" w:color="auto"/>
        <w:bottom w:val="none" w:sz="0" w:space="0" w:color="auto"/>
        <w:right w:val="none" w:sz="0" w:space="0" w:color="auto"/>
      </w:divBdr>
      <w:divsChild>
        <w:div w:id="1735622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814395">
      <w:bodyDiv w:val="1"/>
      <w:marLeft w:val="0"/>
      <w:marRight w:val="0"/>
      <w:marTop w:val="0"/>
      <w:marBottom w:val="0"/>
      <w:divBdr>
        <w:top w:val="none" w:sz="0" w:space="0" w:color="auto"/>
        <w:left w:val="none" w:sz="0" w:space="0" w:color="auto"/>
        <w:bottom w:val="none" w:sz="0" w:space="0" w:color="auto"/>
        <w:right w:val="none" w:sz="0" w:space="0" w:color="auto"/>
      </w:divBdr>
      <w:divsChild>
        <w:div w:id="717243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833791">
      <w:bodyDiv w:val="1"/>
      <w:marLeft w:val="0"/>
      <w:marRight w:val="0"/>
      <w:marTop w:val="0"/>
      <w:marBottom w:val="0"/>
      <w:divBdr>
        <w:top w:val="none" w:sz="0" w:space="0" w:color="auto"/>
        <w:left w:val="none" w:sz="0" w:space="0" w:color="auto"/>
        <w:bottom w:val="none" w:sz="0" w:space="0" w:color="auto"/>
        <w:right w:val="none" w:sz="0" w:space="0" w:color="auto"/>
      </w:divBdr>
      <w:divsChild>
        <w:div w:id="32972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516335">
      <w:bodyDiv w:val="1"/>
      <w:marLeft w:val="0"/>
      <w:marRight w:val="0"/>
      <w:marTop w:val="0"/>
      <w:marBottom w:val="0"/>
      <w:divBdr>
        <w:top w:val="none" w:sz="0" w:space="0" w:color="auto"/>
        <w:left w:val="none" w:sz="0" w:space="0" w:color="auto"/>
        <w:bottom w:val="none" w:sz="0" w:space="0" w:color="auto"/>
        <w:right w:val="none" w:sz="0" w:space="0" w:color="auto"/>
      </w:divBdr>
      <w:divsChild>
        <w:div w:id="1646667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740038">
      <w:bodyDiv w:val="1"/>
      <w:marLeft w:val="0"/>
      <w:marRight w:val="0"/>
      <w:marTop w:val="0"/>
      <w:marBottom w:val="0"/>
      <w:divBdr>
        <w:top w:val="none" w:sz="0" w:space="0" w:color="auto"/>
        <w:left w:val="none" w:sz="0" w:space="0" w:color="auto"/>
        <w:bottom w:val="none" w:sz="0" w:space="0" w:color="auto"/>
        <w:right w:val="none" w:sz="0" w:space="0" w:color="auto"/>
      </w:divBdr>
      <w:divsChild>
        <w:div w:id="614288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865213">
      <w:bodyDiv w:val="1"/>
      <w:marLeft w:val="0"/>
      <w:marRight w:val="0"/>
      <w:marTop w:val="0"/>
      <w:marBottom w:val="0"/>
      <w:divBdr>
        <w:top w:val="none" w:sz="0" w:space="0" w:color="auto"/>
        <w:left w:val="none" w:sz="0" w:space="0" w:color="auto"/>
        <w:bottom w:val="none" w:sz="0" w:space="0" w:color="auto"/>
        <w:right w:val="none" w:sz="0" w:space="0" w:color="auto"/>
      </w:divBdr>
      <w:divsChild>
        <w:div w:id="2007246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134708">
      <w:bodyDiv w:val="1"/>
      <w:marLeft w:val="0"/>
      <w:marRight w:val="0"/>
      <w:marTop w:val="0"/>
      <w:marBottom w:val="0"/>
      <w:divBdr>
        <w:top w:val="none" w:sz="0" w:space="0" w:color="auto"/>
        <w:left w:val="none" w:sz="0" w:space="0" w:color="auto"/>
        <w:bottom w:val="none" w:sz="0" w:space="0" w:color="auto"/>
        <w:right w:val="none" w:sz="0" w:space="0" w:color="auto"/>
      </w:divBdr>
      <w:divsChild>
        <w:div w:id="1881235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255938">
      <w:bodyDiv w:val="1"/>
      <w:marLeft w:val="0"/>
      <w:marRight w:val="0"/>
      <w:marTop w:val="0"/>
      <w:marBottom w:val="0"/>
      <w:divBdr>
        <w:top w:val="none" w:sz="0" w:space="0" w:color="auto"/>
        <w:left w:val="none" w:sz="0" w:space="0" w:color="auto"/>
        <w:bottom w:val="none" w:sz="0" w:space="0" w:color="auto"/>
        <w:right w:val="none" w:sz="0" w:space="0" w:color="auto"/>
      </w:divBdr>
      <w:divsChild>
        <w:div w:id="1909997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034332">
      <w:bodyDiv w:val="1"/>
      <w:marLeft w:val="0"/>
      <w:marRight w:val="0"/>
      <w:marTop w:val="0"/>
      <w:marBottom w:val="0"/>
      <w:divBdr>
        <w:top w:val="none" w:sz="0" w:space="0" w:color="auto"/>
        <w:left w:val="none" w:sz="0" w:space="0" w:color="auto"/>
        <w:bottom w:val="none" w:sz="0" w:space="0" w:color="auto"/>
        <w:right w:val="none" w:sz="0" w:space="0" w:color="auto"/>
      </w:divBdr>
      <w:divsChild>
        <w:div w:id="1476217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123952">
      <w:bodyDiv w:val="1"/>
      <w:marLeft w:val="0"/>
      <w:marRight w:val="0"/>
      <w:marTop w:val="0"/>
      <w:marBottom w:val="0"/>
      <w:divBdr>
        <w:top w:val="none" w:sz="0" w:space="0" w:color="auto"/>
        <w:left w:val="none" w:sz="0" w:space="0" w:color="auto"/>
        <w:bottom w:val="none" w:sz="0" w:space="0" w:color="auto"/>
        <w:right w:val="none" w:sz="0" w:space="0" w:color="auto"/>
      </w:divBdr>
      <w:divsChild>
        <w:div w:id="97608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971738">
      <w:bodyDiv w:val="1"/>
      <w:marLeft w:val="0"/>
      <w:marRight w:val="0"/>
      <w:marTop w:val="0"/>
      <w:marBottom w:val="0"/>
      <w:divBdr>
        <w:top w:val="none" w:sz="0" w:space="0" w:color="auto"/>
        <w:left w:val="none" w:sz="0" w:space="0" w:color="auto"/>
        <w:bottom w:val="none" w:sz="0" w:space="0" w:color="auto"/>
        <w:right w:val="none" w:sz="0" w:space="0" w:color="auto"/>
      </w:divBdr>
      <w:divsChild>
        <w:div w:id="100535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938787">
      <w:bodyDiv w:val="1"/>
      <w:marLeft w:val="0"/>
      <w:marRight w:val="0"/>
      <w:marTop w:val="0"/>
      <w:marBottom w:val="0"/>
      <w:divBdr>
        <w:top w:val="none" w:sz="0" w:space="0" w:color="auto"/>
        <w:left w:val="none" w:sz="0" w:space="0" w:color="auto"/>
        <w:bottom w:val="none" w:sz="0" w:space="0" w:color="auto"/>
        <w:right w:val="none" w:sz="0" w:space="0" w:color="auto"/>
      </w:divBdr>
      <w:divsChild>
        <w:div w:id="307515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945431">
      <w:bodyDiv w:val="1"/>
      <w:marLeft w:val="0"/>
      <w:marRight w:val="0"/>
      <w:marTop w:val="0"/>
      <w:marBottom w:val="0"/>
      <w:divBdr>
        <w:top w:val="none" w:sz="0" w:space="0" w:color="auto"/>
        <w:left w:val="none" w:sz="0" w:space="0" w:color="auto"/>
        <w:bottom w:val="none" w:sz="0" w:space="0" w:color="auto"/>
        <w:right w:val="none" w:sz="0" w:space="0" w:color="auto"/>
      </w:divBdr>
      <w:divsChild>
        <w:div w:id="691346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723037">
      <w:bodyDiv w:val="1"/>
      <w:marLeft w:val="0"/>
      <w:marRight w:val="0"/>
      <w:marTop w:val="0"/>
      <w:marBottom w:val="0"/>
      <w:divBdr>
        <w:top w:val="none" w:sz="0" w:space="0" w:color="auto"/>
        <w:left w:val="none" w:sz="0" w:space="0" w:color="auto"/>
        <w:bottom w:val="none" w:sz="0" w:space="0" w:color="auto"/>
        <w:right w:val="none" w:sz="0" w:space="0" w:color="auto"/>
      </w:divBdr>
      <w:divsChild>
        <w:div w:id="1356888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69927">
      <w:bodyDiv w:val="1"/>
      <w:marLeft w:val="0"/>
      <w:marRight w:val="0"/>
      <w:marTop w:val="0"/>
      <w:marBottom w:val="0"/>
      <w:divBdr>
        <w:top w:val="none" w:sz="0" w:space="0" w:color="auto"/>
        <w:left w:val="none" w:sz="0" w:space="0" w:color="auto"/>
        <w:bottom w:val="none" w:sz="0" w:space="0" w:color="auto"/>
        <w:right w:val="none" w:sz="0" w:space="0" w:color="auto"/>
      </w:divBdr>
      <w:divsChild>
        <w:div w:id="141964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024915">
      <w:bodyDiv w:val="1"/>
      <w:marLeft w:val="0"/>
      <w:marRight w:val="0"/>
      <w:marTop w:val="0"/>
      <w:marBottom w:val="0"/>
      <w:divBdr>
        <w:top w:val="none" w:sz="0" w:space="0" w:color="auto"/>
        <w:left w:val="none" w:sz="0" w:space="0" w:color="auto"/>
        <w:bottom w:val="none" w:sz="0" w:space="0" w:color="auto"/>
        <w:right w:val="none" w:sz="0" w:space="0" w:color="auto"/>
      </w:divBdr>
      <w:divsChild>
        <w:div w:id="115758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199360">
      <w:bodyDiv w:val="1"/>
      <w:marLeft w:val="0"/>
      <w:marRight w:val="0"/>
      <w:marTop w:val="0"/>
      <w:marBottom w:val="0"/>
      <w:divBdr>
        <w:top w:val="none" w:sz="0" w:space="0" w:color="auto"/>
        <w:left w:val="none" w:sz="0" w:space="0" w:color="auto"/>
        <w:bottom w:val="none" w:sz="0" w:space="0" w:color="auto"/>
        <w:right w:val="none" w:sz="0" w:space="0" w:color="auto"/>
      </w:divBdr>
      <w:divsChild>
        <w:div w:id="1160659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453559">
      <w:bodyDiv w:val="1"/>
      <w:marLeft w:val="0"/>
      <w:marRight w:val="0"/>
      <w:marTop w:val="0"/>
      <w:marBottom w:val="0"/>
      <w:divBdr>
        <w:top w:val="none" w:sz="0" w:space="0" w:color="auto"/>
        <w:left w:val="none" w:sz="0" w:space="0" w:color="auto"/>
        <w:bottom w:val="none" w:sz="0" w:space="0" w:color="auto"/>
        <w:right w:val="none" w:sz="0" w:space="0" w:color="auto"/>
      </w:divBdr>
      <w:divsChild>
        <w:div w:id="586889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610980">
      <w:bodyDiv w:val="1"/>
      <w:marLeft w:val="0"/>
      <w:marRight w:val="0"/>
      <w:marTop w:val="0"/>
      <w:marBottom w:val="0"/>
      <w:divBdr>
        <w:top w:val="none" w:sz="0" w:space="0" w:color="auto"/>
        <w:left w:val="none" w:sz="0" w:space="0" w:color="auto"/>
        <w:bottom w:val="none" w:sz="0" w:space="0" w:color="auto"/>
        <w:right w:val="none" w:sz="0" w:space="0" w:color="auto"/>
      </w:divBdr>
      <w:divsChild>
        <w:div w:id="222762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187485">
      <w:bodyDiv w:val="1"/>
      <w:marLeft w:val="0"/>
      <w:marRight w:val="0"/>
      <w:marTop w:val="0"/>
      <w:marBottom w:val="0"/>
      <w:divBdr>
        <w:top w:val="none" w:sz="0" w:space="0" w:color="auto"/>
        <w:left w:val="none" w:sz="0" w:space="0" w:color="auto"/>
        <w:bottom w:val="none" w:sz="0" w:space="0" w:color="auto"/>
        <w:right w:val="none" w:sz="0" w:space="0" w:color="auto"/>
      </w:divBdr>
      <w:divsChild>
        <w:div w:id="125314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435806">
      <w:bodyDiv w:val="1"/>
      <w:marLeft w:val="0"/>
      <w:marRight w:val="0"/>
      <w:marTop w:val="0"/>
      <w:marBottom w:val="0"/>
      <w:divBdr>
        <w:top w:val="none" w:sz="0" w:space="0" w:color="auto"/>
        <w:left w:val="none" w:sz="0" w:space="0" w:color="auto"/>
        <w:bottom w:val="none" w:sz="0" w:space="0" w:color="auto"/>
        <w:right w:val="none" w:sz="0" w:space="0" w:color="auto"/>
      </w:divBdr>
      <w:divsChild>
        <w:div w:id="1229153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947582">
      <w:bodyDiv w:val="1"/>
      <w:marLeft w:val="0"/>
      <w:marRight w:val="0"/>
      <w:marTop w:val="0"/>
      <w:marBottom w:val="0"/>
      <w:divBdr>
        <w:top w:val="none" w:sz="0" w:space="0" w:color="auto"/>
        <w:left w:val="none" w:sz="0" w:space="0" w:color="auto"/>
        <w:bottom w:val="none" w:sz="0" w:space="0" w:color="auto"/>
        <w:right w:val="none" w:sz="0" w:space="0" w:color="auto"/>
      </w:divBdr>
      <w:divsChild>
        <w:div w:id="121997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908949">
      <w:bodyDiv w:val="1"/>
      <w:marLeft w:val="0"/>
      <w:marRight w:val="0"/>
      <w:marTop w:val="0"/>
      <w:marBottom w:val="0"/>
      <w:divBdr>
        <w:top w:val="none" w:sz="0" w:space="0" w:color="auto"/>
        <w:left w:val="none" w:sz="0" w:space="0" w:color="auto"/>
        <w:bottom w:val="none" w:sz="0" w:space="0" w:color="auto"/>
        <w:right w:val="none" w:sz="0" w:space="0" w:color="auto"/>
      </w:divBdr>
      <w:divsChild>
        <w:div w:id="601955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954281">
      <w:bodyDiv w:val="1"/>
      <w:marLeft w:val="0"/>
      <w:marRight w:val="0"/>
      <w:marTop w:val="0"/>
      <w:marBottom w:val="0"/>
      <w:divBdr>
        <w:top w:val="none" w:sz="0" w:space="0" w:color="auto"/>
        <w:left w:val="none" w:sz="0" w:space="0" w:color="auto"/>
        <w:bottom w:val="none" w:sz="0" w:space="0" w:color="auto"/>
        <w:right w:val="none" w:sz="0" w:space="0" w:color="auto"/>
      </w:divBdr>
      <w:divsChild>
        <w:div w:id="871310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434138">
      <w:bodyDiv w:val="1"/>
      <w:marLeft w:val="0"/>
      <w:marRight w:val="0"/>
      <w:marTop w:val="0"/>
      <w:marBottom w:val="0"/>
      <w:divBdr>
        <w:top w:val="none" w:sz="0" w:space="0" w:color="auto"/>
        <w:left w:val="none" w:sz="0" w:space="0" w:color="auto"/>
        <w:bottom w:val="none" w:sz="0" w:space="0" w:color="auto"/>
        <w:right w:val="none" w:sz="0" w:space="0" w:color="auto"/>
      </w:divBdr>
      <w:divsChild>
        <w:div w:id="1004819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223402">
      <w:bodyDiv w:val="1"/>
      <w:marLeft w:val="0"/>
      <w:marRight w:val="0"/>
      <w:marTop w:val="0"/>
      <w:marBottom w:val="0"/>
      <w:divBdr>
        <w:top w:val="none" w:sz="0" w:space="0" w:color="auto"/>
        <w:left w:val="none" w:sz="0" w:space="0" w:color="auto"/>
        <w:bottom w:val="none" w:sz="0" w:space="0" w:color="auto"/>
        <w:right w:val="none" w:sz="0" w:space="0" w:color="auto"/>
      </w:divBdr>
      <w:divsChild>
        <w:div w:id="620571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1700">
      <w:bodyDiv w:val="1"/>
      <w:marLeft w:val="0"/>
      <w:marRight w:val="0"/>
      <w:marTop w:val="0"/>
      <w:marBottom w:val="0"/>
      <w:divBdr>
        <w:top w:val="none" w:sz="0" w:space="0" w:color="auto"/>
        <w:left w:val="none" w:sz="0" w:space="0" w:color="auto"/>
        <w:bottom w:val="none" w:sz="0" w:space="0" w:color="auto"/>
        <w:right w:val="none" w:sz="0" w:space="0" w:color="auto"/>
      </w:divBdr>
      <w:divsChild>
        <w:div w:id="117114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811808">
      <w:bodyDiv w:val="1"/>
      <w:marLeft w:val="0"/>
      <w:marRight w:val="0"/>
      <w:marTop w:val="0"/>
      <w:marBottom w:val="0"/>
      <w:divBdr>
        <w:top w:val="none" w:sz="0" w:space="0" w:color="auto"/>
        <w:left w:val="none" w:sz="0" w:space="0" w:color="auto"/>
        <w:bottom w:val="none" w:sz="0" w:space="0" w:color="auto"/>
        <w:right w:val="none" w:sz="0" w:space="0" w:color="auto"/>
      </w:divBdr>
      <w:divsChild>
        <w:div w:id="140466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332226">
      <w:bodyDiv w:val="1"/>
      <w:marLeft w:val="0"/>
      <w:marRight w:val="0"/>
      <w:marTop w:val="0"/>
      <w:marBottom w:val="0"/>
      <w:divBdr>
        <w:top w:val="none" w:sz="0" w:space="0" w:color="auto"/>
        <w:left w:val="none" w:sz="0" w:space="0" w:color="auto"/>
        <w:bottom w:val="none" w:sz="0" w:space="0" w:color="auto"/>
        <w:right w:val="none" w:sz="0" w:space="0" w:color="auto"/>
      </w:divBdr>
      <w:divsChild>
        <w:div w:id="42423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880489">
      <w:bodyDiv w:val="1"/>
      <w:marLeft w:val="0"/>
      <w:marRight w:val="0"/>
      <w:marTop w:val="0"/>
      <w:marBottom w:val="0"/>
      <w:divBdr>
        <w:top w:val="none" w:sz="0" w:space="0" w:color="auto"/>
        <w:left w:val="none" w:sz="0" w:space="0" w:color="auto"/>
        <w:bottom w:val="none" w:sz="0" w:space="0" w:color="auto"/>
        <w:right w:val="none" w:sz="0" w:space="0" w:color="auto"/>
      </w:divBdr>
      <w:divsChild>
        <w:div w:id="412550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266877">
      <w:bodyDiv w:val="1"/>
      <w:marLeft w:val="0"/>
      <w:marRight w:val="0"/>
      <w:marTop w:val="0"/>
      <w:marBottom w:val="0"/>
      <w:divBdr>
        <w:top w:val="none" w:sz="0" w:space="0" w:color="auto"/>
        <w:left w:val="none" w:sz="0" w:space="0" w:color="auto"/>
        <w:bottom w:val="none" w:sz="0" w:space="0" w:color="auto"/>
        <w:right w:val="none" w:sz="0" w:space="0" w:color="auto"/>
      </w:divBdr>
      <w:divsChild>
        <w:div w:id="1675107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437507">
      <w:bodyDiv w:val="1"/>
      <w:marLeft w:val="0"/>
      <w:marRight w:val="0"/>
      <w:marTop w:val="0"/>
      <w:marBottom w:val="0"/>
      <w:divBdr>
        <w:top w:val="none" w:sz="0" w:space="0" w:color="auto"/>
        <w:left w:val="none" w:sz="0" w:space="0" w:color="auto"/>
        <w:bottom w:val="none" w:sz="0" w:space="0" w:color="auto"/>
        <w:right w:val="none" w:sz="0" w:space="0" w:color="auto"/>
      </w:divBdr>
      <w:divsChild>
        <w:div w:id="1294750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557688">
      <w:bodyDiv w:val="1"/>
      <w:marLeft w:val="0"/>
      <w:marRight w:val="0"/>
      <w:marTop w:val="0"/>
      <w:marBottom w:val="0"/>
      <w:divBdr>
        <w:top w:val="none" w:sz="0" w:space="0" w:color="auto"/>
        <w:left w:val="none" w:sz="0" w:space="0" w:color="auto"/>
        <w:bottom w:val="none" w:sz="0" w:space="0" w:color="auto"/>
        <w:right w:val="none" w:sz="0" w:space="0" w:color="auto"/>
      </w:divBdr>
      <w:divsChild>
        <w:div w:id="1762872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943515">
      <w:bodyDiv w:val="1"/>
      <w:marLeft w:val="0"/>
      <w:marRight w:val="0"/>
      <w:marTop w:val="0"/>
      <w:marBottom w:val="0"/>
      <w:divBdr>
        <w:top w:val="none" w:sz="0" w:space="0" w:color="auto"/>
        <w:left w:val="none" w:sz="0" w:space="0" w:color="auto"/>
        <w:bottom w:val="none" w:sz="0" w:space="0" w:color="auto"/>
        <w:right w:val="none" w:sz="0" w:space="0" w:color="auto"/>
      </w:divBdr>
      <w:divsChild>
        <w:div w:id="32583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44627">
      <w:bodyDiv w:val="1"/>
      <w:marLeft w:val="0"/>
      <w:marRight w:val="0"/>
      <w:marTop w:val="0"/>
      <w:marBottom w:val="0"/>
      <w:divBdr>
        <w:top w:val="none" w:sz="0" w:space="0" w:color="auto"/>
        <w:left w:val="none" w:sz="0" w:space="0" w:color="auto"/>
        <w:bottom w:val="none" w:sz="0" w:space="0" w:color="auto"/>
        <w:right w:val="none" w:sz="0" w:space="0" w:color="auto"/>
      </w:divBdr>
      <w:divsChild>
        <w:div w:id="175986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130310">
      <w:bodyDiv w:val="1"/>
      <w:marLeft w:val="0"/>
      <w:marRight w:val="0"/>
      <w:marTop w:val="0"/>
      <w:marBottom w:val="0"/>
      <w:divBdr>
        <w:top w:val="none" w:sz="0" w:space="0" w:color="auto"/>
        <w:left w:val="none" w:sz="0" w:space="0" w:color="auto"/>
        <w:bottom w:val="none" w:sz="0" w:space="0" w:color="auto"/>
        <w:right w:val="none" w:sz="0" w:space="0" w:color="auto"/>
      </w:divBdr>
      <w:divsChild>
        <w:div w:id="25453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452926">
      <w:bodyDiv w:val="1"/>
      <w:marLeft w:val="0"/>
      <w:marRight w:val="0"/>
      <w:marTop w:val="0"/>
      <w:marBottom w:val="0"/>
      <w:divBdr>
        <w:top w:val="none" w:sz="0" w:space="0" w:color="auto"/>
        <w:left w:val="none" w:sz="0" w:space="0" w:color="auto"/>
        <w:bottom w:val="none" w:sz="0" w:space="0" w:color="auto"/>
        <w:right w:val="none" w:sz="0" w:space="0" w:color="auto"/>
      </w:divBdr>
      <w:divsChild>
        <w:div w:id="6241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558618">
      <w:bodyDiv w:val="1"/>
      <w:marLeft w:val="0"/>
      <w:marRight w:val="0"/>
      <w:marTop w:val="0"/>
      <w:marBottom w:val="0"/>
      <w:divBdr>
        <w:top w:val="none" w:sz="0" w:space="0" w:color="auto"/>
        <w:left w:val="none" w:sz="0" w:space="0" w:color="auto"/>
        <w:bottom w:val="none" w:sz="0" w:space="0" w:color="auto"/>
        <w:right w:val="none" w:sz="0" w:space="0" w:color="auto"/>
      </w:divBdr>
      <w:divsChild>
        <w:div w:id="656764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319171">
      <w:bodyDiv w:val="1"/>
      <w:marLeft w:val="0"/>
      <w:marRight w:val="0"/>
      <w:marTop w:val="0"/>
      <w:marBottom w:val="0"/>
      <w:divBdr>
        <w:top w:val="none" w:sz="0" w:space="0" w:color="auto"/>
        <w:left w:val="none" w:sz="0" w:space="0" w:color="auto"/>
        <w:bottom w:val="none" w:sz="0" w:space="0" w:color="auto"/>
        <w:right w:val="none" w:sz="0" w:space="0" w:color="auto"/>
      </w:divBdr>
      <w:divsChild>
        <w:div w:id="191839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398935">
      <w:bodyDiv w:val="1"/>
      <w:marLeft w:val="0"/>
      <w:marRight w:val="0"/>
      <w:marTop w:val="0"/>
      <w:marBottom w:val="0"/>
      <w:divBdr>
        <w:top w:val="none" w:sz="0" w:space="0" w:color="auto"/>
        <w:left w:val="none" w:sz="0" w:space="0" w:color="auto"/>
        <w:bottom w:val="none" w:sz="0" w:space="0" w:color="auto"/>
        <w:right w:val="none" w:sz="0" w:space="0" w:color="auto"/>
      </w:divBdr>
      <w:divsChild>
        <w:div w:id="335308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059183">
      <w:bodyDiv w:val="1"/>
      <w:marLeft w:val="0"/>
      <w:marRight w:val="0"/>
      <w:marTop w:val="0"/>
      <w:marBottom w:val="0"/>
      <w:divBdr>
        <w:top w:val="none" w:sz="0" w:space="0" w:color="auto"/>
        <w:left w:val="none" w:sz="0" w:space="0" w:color="auto"/>
        <w:bottom w:val="none" w:sz="0" w:space="0" w:color="auto"/>
        <w:right w:val="none" w:sz="0" w:space="0" w:color="auto"/>
      </w:divBdr>
      <w:divsChild>
        <w:div w:id="1224679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64210">
      <w:bodyDiv w:val="1"/>
      <w:marLeft w:val="0"/>
      <w:marRight w:val="0"/>
      <w:marTop w:val="0"/>
      <w:marBottom w:val="0"/>
      <w:divBdr>
        <w:top w:val="none" w:sz="0" w:space="0" w:color="auto"/>
        <w:left w:val="none" w:sz="0" w:space="0" w:color="auto"/>
        <w:bottom w:val="none" w:sz="0" w:space="0" w:color="auto"/>
        <w:right w:val="none" w:sz="0" w:space="0" w:color="auto"/>
      </w:divBdr>
      <w:divsChild>
        <w:div w:id="1131752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105609">
      <w:bodyDiv w:val="1"/>
      <w:marLeft w:val="0"/>
      <w:marRight w:val="0"/>
      <w:marTop w:val="0"/>
      <w:marBottom w:val="0"/>
      <w:divBdr>
        <w:top w:val="none" w:sz="0" w:space="0" w:color="auto"/>
        <w:left w:val="none" w:sz="0" w:space="0" w:color="auto"/>
        <w:bottom w:val="none" w:sz="0" w:space="0" w:color="auto"/>
        <w:right w:val="none" w:sz="0" w:space="0" w:color="auto"/>
      </w:divBdr>
      <w:divsChild>
        <w:div w:id="1993175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937278">
      <w:bodyDiv w:val="1"/>
      <w:marLeft w:val="0"/>
      <w:marRight w:val="0"/>
      <w:marTop w:val="0"/>
      <w:marBottom w:val="0"/>
      <w:divBdr>
        <w:top w:val="none" w:sz="0" w:space="0" w:color="auto"/>
        <w:left w:val="none" w:sz="0" w:space="0" w:color="auto"/>
        <w:bottom w:val="none" w:sz="0" w:space="0" w:color="auto"/>
        <w:right w:val="none" w:sz="0" w:space="0" w:color="auto"/>
      </w:divBdr>
      <w:divsChild>
        <w:div w:id="1221479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554424">
      <w:bodyDiv w:val="1"/>
      <w:marLeft w:val="0"/>
      <w:marRight w:val="0"/>
      <w:marTop w:val="0"/>
      <w:marBottom w:val="0"/>
      <w:divBdr>
        <w:top w:val="none" w:sz="0" w:space="0" w:color="auto"/>
        <w:left w:val="none" w:sz="0" w:space="0" w:color="auto"/>
        <w:bottom w:val="none" w:sz="0" w:space="0" w:color="auto"/>
        <w:right w:val="none" w:sz="0" w:space="0" w:color="auto"/>
      </w:divBdr>
      <w:divsChild>
        <w:div w:id="1849558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571602">
      <w:bodyDiv w:val="1"/>
      <w:marLeft w:val="0"/>
      <w:marRight w:val="0"/>
      <w:marTop w:val="0"/>
      <w:marBottom w:val="0"/>
      <w:divBdr>
        <w:top w:val="none" w:sz="0" w:space="0" w:color="auto"/>
        <w:left w:val="none" w:sz="0" w:space="0" w:color="auto"/>
        <w:bottom w:val="none" w:sz="0" w:space="0" w:color="auto"/>
        <w:right w:val="none" w:sz="0" w:space="0" w:color="auto"/>
      </w:divBdr>
      <w:divsChild>
        <w:div w:id="1691641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496393">
      <w:bodyDiv w:val="1"/>
      <w:marLeft w:val="0"/>
      <w:marRight w:val="0"/>
      <w:marTop w:val="0"/>
      <w:marBottom w:val="0"/>
      <w:divBdr>
        <w:top w:val="none" w:sz="0" w:space="0" w:color="auto"/>
        <w:left w:val="none" w:sz="0" w:space="0" w:color="auto"/>
        <w:bottom w:val="none" w:sz="0" w:space="0" w:color="auto"/>
        <w:right w:val="none" w:sz="0" w:space="0" w:color="auto"/>
      </w:divBdr>
      <w:divsChild>
        <w:div w:id="567574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161746">
      <w:bodyDiv w:val="1"/>
      <w:marLeft w:val="0"/>
      <w:marRight w:val="0"/>
      <w:marTop w:val="0"/>
      <w:marBottom w:val="0"/>
      <w:divBdr>
        <w:top w:val="none" w:sz="0" w:space="0" w:color="auto"/>
        <w:left w:val="none" w:sz="0" w:space="0" w:color="auto"/>
        <w:bottom w:val="none" w:sz="0" w:space="0" w:color="auto"/>
        <w:right w:val="none" w:sz="0" w:space="0" w:color="auto"/>
      </w:divBdr>
      <w:divsChild>
        <w:div w:id="8758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98902">
      <w:bodyDiv w:val="1"/>
      <w:marLeft w:val="0"/>
      <w:marRight w:val="0"/>
      <w:marTop w:val="0"/>
      <w:marBottom w:val="0"/>
      <w:divBdr>
        <w:top w:val="none" w:sz="0" w:space="0" w:color="auto"/>
        <w:left w:val="none" w:sz="0" w:space="0" w:color="auto"/>
        <w:bottom w:val="none" w:sz="0" w:space="0" w:color="auto"/>
        <w:right w:val="none" w:sz="0" w:space="0" w:color="auto"/>
      </w:divBdr>
      <w:divsChild>
        <w:div w:id="764107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362748">
      <w:bodyDiv w:val="1"/>
      <w:marLeft w:val="0"/>
      <w:marRight w:val="0"/>
      <w:marTop w:val="0"/>
      <w:marBottom w:val="0"/>
      <w:divBdr>
        <w:top w:val="none" w:sz="0" w:space="0" w:color="auto"/>
        <w:left w:val="none" w:sz="0" w:space="0" w:color="auto"/>
        <w:bottom w:val="none" w:sz="0" w:space="0" w:color="auto"/>
        <w:right w:val="none" w:sz="0" w:space="0" w:color="auto"/>
      </w:divBdr>
      <w:divsChild>
        <w:div w:id="2011103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951283">
      <w:bodyDiv w:val="1"/>
      <w:marLeft w:val="0"/>
      <w:marRight w:val="0"/>
      <w:marTop w:val="0"/>
      <w:marBottom w:val="0"/>
      <w:divBdr>
        <w:top w:val="none" w:sz="0" w:space="0" w:color="auto"/>
        <w:left w:val="none" w:sz="0" w:space="0" w:color="auto"/>
        <w:bottom w:val="none" w:sz="0" w:space="0" w:color="auto"/>
        <w:right w:val="none" w:sz="0" w:space="0" w:color="auto"/>
      </w:divBdr>
      <w:divsChild>
        <w:div w:id="14910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705896">
      <w:bodyDiv w:val="1"/>
      <w:marLeft w:val="0"/>
      <w:marRight w:val="0"/>
      <w:marTop w:val="0"/>
      <w:marBottom w:val="0"/>
      <w:divBdr>
        <w:top w:val="none" w:sz="0" w:space="0" w:color="auto"/>
        <w:left w:val="none" w:sz="0" w:space="0" w:color="auto"/>
        <w:bottom w:val="none" w:sz="0" w:space="0" w:color="auto"/>
        <w:right w:val="none" w:sz="0" w:space="0" w:color="auto"/>
      </w:divBdr>
      <w:divsChild>
        <w:div w:id="1079672019">
          <w:marLeft w:val="0"/>
          <w:marRight w:val="0"/>
          <w:marTop w:val="0"/>
          <w:marBottom w:val="0"/>
          <w:divBdr>
            <w:top w:val="none" w:sz="0" w:space="0" w:color="auto"/>
            <w:left w:val="none" w:sz="0" w:space="0" w:color="auto"/>
            <w:bottom w:val="none" w:sz="0" w:space="0" w:color="auto"/>
            <w:right w:val="none" w:sz="0" w:space="0" w:color="auto"/>
          </w:divBdr>
          <w:divsChild>
            <w:div w:id="1554729150">
              <w:marLeft w:val="0"/>
              <w:marRight w:val="0"/>
              <w:marTop w:val="0"/>
              <w:marBottom w:val="0"/>
              <w:divBdr>
                <w:top w:val="none" w:sz="0" w:space="0" w:color="auto"/>
                <w:left w:val="none" w:sz="0" w:space="0" w:color="auto"/>
                <w:bottom w:val="none" w:sz="0" w:space="0" w:color="auto"/>
                <w:right w:val="none" w:sz="0" w:space="0" w:color="auto"/>
              </w:divBdr>
              <w:divsChild>
                <w:div w:id="447506728">
                  <w:marLeft w:val="0"/>
                  <w:marRight w:val="0"/>
                  <w:marTop w:val="0"/>
                  <w:marBottom w:val="0"/>
                  <w:divBdr>
                    <w:top w:val="none" w:sz="0" w:space="0" w:color="auto"/>
                    <w:left w:val="none" w:sz="0" w:space="0" w:color="auto"/>
                    <w:bottom w:val="none" w:sz="0" w:space="0" w:color="auto"/>
                    <w:right w:val="none" w:sz="0" w:space="0" w:color="auto"/>
                  </w:divBdr>
                  <w:divsChild>
                    <w:div w:id="437874596">
                      <w:marLeft w:val="0"/>
                      <w:marRight w:val="0"/>
                      <w:marTop w:val="0"/>
                      <w:marBottom w:val="0"/>
                      <w:divBdr>
                        <w:top w:val="none" w:sz="0" w:space="0" w:color="auto"/>
                        <w:left w:val="none" w:sz="0" w:space="0" w:color="auto"/>
                        <w:bottom w:val="none" w:sz="0" w:space="0" w:color="auto"/>
                        <w:right w:val="none" w:sz="0" w:space="0" w:color="auto"/>
                      </w:divBdr>
                      <w:divsChild>
                        <w:div w:id="1600021929">
                          <w:marLeft w:val="0"/>
                          <w:marRight w:val="0"/>
                          <w:marTop w:val="0"/>
                          <w:marBottom w:val="0"/>
                          <w:divBdr>
                            <w:top w:val="none" w:sz="0" w:space="0" w:color="auto"/>
                            <w:left w:val="none" w:sz="0" w:space="0" w:color="auto"/>
                            <w:bottom w:val="none" w:sz="0" w:space="0" w:color="auto"/>
                            <w:right w:val="none" w:sz="0" w:space="0" w:color="auto"/>
                          </w:divBdr>
                          <w:divsChild>
                            <w:div w:id="1900090672">
                              <w:marLeft w:val="0"/>
                              <w:marRight w:val="0"/>
                              <w:marTop w:val="0"/>
                              <w:marBottom w:val="0"/>
                              <w:divBdr>
                                <w:top w:val="none" w:sz="0" w:space="0" w:color="auto"/>
                                <w:left w:val="none" w:sz="0" w:space="0" w:color="auto"/>
                                <w:bottom w:val="none" w:sz="0" w:space="0" w:color="auto"/>
                                <w:right w:val="none" w:sz="0" w:space="0" w:color="auto"/>
                              </w:divBdr>
                              <w:divsChild>
                                <w:div w:id="945037614">
                                  <w:marLeft w:val="0"/>
                                  <w:marRight w:val="0"/>
                                  <w:marTop w:val="0"/>
                                  <w:marBottom w:val="0"/>
                                  <w:divBdr>
                                    <w:top w:val="none" w:sz="0" w:space="0" w:color="auto"/>
                                    <w:left w:val="none" w:sz="0" w:space="0" w:color="auto"/>
                                    <w:bottom w:val="none" w:sz="0" w:space="0" w:color="auto"/>
                                    <w:right w:val="none" w:sz="0" w:space="0" w:color="auto"/>
                                  </w:divBdr>
                                  <w:divsChild>
                                    <w:div w:id="864975188">
                                      <w:marLeft w:val="0"/>
                                      <w:marRight w:val="0"/>
                                      <w:marTop w:val="0"/>
                                      <w:marBottom w:val="0"/>
                                      <w:divBdr>
                                        <w:top w:val="none" w:sz="0" w:space="0" w:color="auto"/>
                                        <w:left w:val="none" w:sz="0" w:space="0" w:color="auto"/>
                                        <w:bottom w:val="none" w:sz="0" w:space="0" w:color="auto"/>
                                        <w:right w:val="none" w:sz="0" w:space="0" w:color="auto"/>
                                      </w:divBdr>
                                      <w:divsChild>
                                        <w:div w:id="1636567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629632">
      <w:bodyDiv w:val="1"/>
      <w:marLeft w:val="0"/>
      <w:marRight w:val="0"/>
      <w:marTop w:val="0"/>
      <w:marBottom w:val="0"/>
      <w:divBdr>
        <w:top w:val="none" w:sz="0" w:space="0" w:color="auto"/>
        <w:left w:val="none" w:sz="0" w:space="0" w:color="auto"/>
        <w:bottom w:val="none" w:sz="0" w:space="0" w:color="auto"/>
        <w:right w:val="none" w:sz="0" w:space="0" w:color="auto"/>
      </w:divBdr>
      <w:divsChild>
        <w:div w:id="813527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673641">
      <w:bodyDiv w:val="1"/>
      <w:marLeft w:val="0"/>
      <w:marRight w:val="0"/>
      <w:marTop w:val="0"/>
      <w:marBottom w:val="0"/>
      <w:divBdr>
        <w:top w:val="none" w:sz="0" w:space="0" w:color="auto"/>
        <w:left w:val="none" w:sz="0" w:space="0" w:color="auto"/>
        <w:bottom w:val="none" w:sz="0" w:space="0" w:color="auto"/>
        <w:right w:val="none" w:sz="0" w:space="0" w:color="auto"/>
      </w:divBdr>
      <w:divsChild>
        <w:div w:id="878132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711839">
      <w:bodyDiv w:val="1"/>
      <w:marLeft w:val="0"/>
      <w:marRight w:val="0"/>
      <w:marTop w:val="0"/>
      <w:marBottom w:val="0"/>
      <w:divBdr>
        <w:top w:val="none" w:sz="0" w:space="0" w:color="auto"/>
        <w:left w:val="none" w:sz="0" w:space="0" w:color="auto"/>
        <w:bottom w:val="none" w:sz="0" w:space="0" w:color="auto"/>
        <w:right w:val="none" w:sz="0" w:space="0" w:color="auto"/>
      </w:divBdr>
      <w:divsChild>
        <w:div w:id="238178498">
          <w:marLeft w:val="0"/>
          <w:marRight w:val="0"/>
          <w:marTop w:val="0"/>
          <w:marBottom w:val="0"/>
          <w:divBdr>
            <w:top w:val="none" w:sz="0" w:space="0" w:color="auto"/>
            <w:left w:val="none" w:sz="0" w:space="0" w:color="auto"/>
            <w:bottom w:val="none" w:sz="0" w:space="0" w:color="auto"/>
            <w:right w:val="none" w:sz="0" w:space="0" w:color="auto"/>
          </w:divBdr>
          <w:divsChild>
            <w:div w:id="159665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03408473">
      <w:bodyDiv w:val="1"/>
      <w:marLeft w:val="0"/>
      <w:marRight w:val="0"/>
      <w:marTop w:val="0"/>
      <w:marBottom w:val="0"/>
      <w:divBdr>
        <w:top w:val="none" w:sz="0" w:space="0" w:color="auto"/>
        <w:left w:val="none" w:sz="0" w:space="0" w:color="auto"/>
        <w:bottom w:val="none" w:sz="0" w:space="0" w:color="auto"/>
        <w:right w:val="none" w:sz="0" w:space="0" w:color="auto"/>
      </w:divBdr>
      <w:divsChild>
        <w:div w:id="14125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600204">
      <w:bodyDiv w:val="1"/>
      <w:marLeft w:val="0"/>
      <w:marRight w:val="0"/>
      <w:marTop w:val="0"/>
      <w:marBottom w:val="0"/>
      <w:divBdr>
        <w:top w:val="none" w:sz="0" w:space="0" w:color="auto"/>
        <w:left w:val="none" w:sz="0" w:space="0" w:color="auto"/>
        <w:bottom w:val="none" w:sz="0" w:space="0" w:color="auto"/>
        <w:right w:val="none" w:sz="0" w:space="0" w:color="auto"/>
      </w:divBdr>
      <w:divsChild>
        <w:div w:id="1177038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719100">
      <w:bodyDiv w:val="1"/>
      <w:marLeft w:val="0"/>
      <w:marRight w:val="0"/>
      <w:marTop w:val="0"/>
      <w:marBottom w:val="0"/>
      <w:divBdr>
        <w:top w:val="none" w:sz="0" w:space="0" w:color="auto"/>
        <w:left w:val="none" w:sz="0" w:space="0" w:color="auto"/>
        <w:bottom w:val="none" w:sz="0" w:space="0" w:color="auto"/>
        <w:right w:val="none" w:sz="0" w:space="0" w:color="auto"/>
      </w:divBdr>
      <w:divsChild>
        <w:div w:id="1399747534">
          <w:marLeft w:val="0"/>
          <w:marRight w:val="0"/>
          <w:marTop w:val="0"/>
          <w:marBottom w:val="0"/>
          <w:divBdr>
            <w:top w:val="none" w:sz="0" w:space="0" w:color="auto"/>
            <w:left w:val="none" w:sz="0" w:space="0" w:color="auto"/>
            <w:bottom w:val="none" w:sz="0" w:space="0" w:color="auto"/>
            <w:right w:val="none" w:sz="0" w:space="0" w:color="auto"/>
          </w:divBdr>
          <w:divsChild>
            <w:div w:id="1234004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13577590">
      <w:bodyDiv w:val="1"/>
      <w:marLeft w:val="0"/>
      <w:marRight w:val="0"/>
      <w:marTop w:val="0"/>
      <w:marBottom w:val="0"/>
      <w:divBdr>
        <w:top w:val="none" w:sz="0" w:space="0" w:color="auto"/>
        <w:left w:val="none" w:sz="0" w:space="0" w:color="auto"/>
        <w:bottom w:val="none" w:sz="0" w:space="0" w:color="auto"/>
        <w:right w:val="none" w:sz="0" w:space="0" w:color="auto"/>
      </w:divBdr>
      <w:divsChild>
        <w:div w:id="541989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933880">
      <w:bodyDiv w:val="1"/>
      <w:marLeft w:val="0"/>
      <w:marRight w:val="0"/>
      <w:marTop w:val="0"/>
      <w:marBottom w:val="0"/>
      <w:divBdr>
        <w:top w:val="none" w:sz="0" w:space="0" w:color="auto"/>
        <w:left w:val="none" w:sz="0" w:space="0" w:color="auto"/>
        <w:bottom w:val="none" w:sz="0" w:space="0" w:color="auto"/>
        <w:right w:val="none" w:sz="0" w:space="0" w:color="auto"/>
      </w:divBdr>
      <w:divsChild>
        <w:div w:id="186555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7061">
      <w:bodyDiv w:val="1"/>
      <w:marLeft w:val="0"/>
      <w:marRight w:val="0"/>
      <w:marTop w:val="0"/>
      <w:marBottom w:val="0"/>
      <w:divBdr>
        <w:top w:val="none" w:sz="0" w:space="0" w:color="auto"/>
        <w:left w:val="none" w:sz="0" w:space="0" w:color="auto"/>
        <w:bottom w:val="none" w:sz="0" w:space="0" w:color="auto"/>
        <w:right w:val="none" w:sz="0" w:space="0" w:color="auto"/>
      </w:divBdr>
      <w:divsChild>
        <w:div w:id="352729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223116">
      <w:bodyDiv w:val="1"/>
      <w:marLeft w:val="0"/>
      <w:marRight w:val="0"/>
      <w:marTop w:val="0"/>
      <w:marBottom w:val="0"/>
      <w:divBdr>
        <w:top w:val="none" w:sz="0" w:space="0" w:color="auto"/>
        <w:left w:val="none" w:sz="0" w:space="0" w:color="auto"/>
        <w:bottom w:val="none" w:sz="0" w:space="0" w:color="auto"/>
        <w:right w:val="none" w:sz="0" w:space="0" w:color="auto"/>
      </w:divBdr>
      <w:divsChild>
        <w:div w:id="1423529332">
          <w:marLeft w:val="0"/>
          <w:marRight w:val="0"/>
          <w:marTop w:val="0"/>
          <w:marBottom w:val="0"/>
          <w:divBdr>
            <w:top w:val="none" w:sz="0" w:space="0" w:color="auto"/>
            <w:left w:val="none" w:sz="0" w:space="0" w:color="auto"/>
            <w:bottom w:val="none" w:sz="0" w:space="0" w:color="auto"/>
            <w:right w:val="none" w:sz="0" w:space="0" w:color="auto"/>
          </w:divBdr>
          <w:divsChild>
            <w:div w:id="2074963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26924138">
      <w:bodyDiv w:val="1"/>
      <w:marLeft w:val="0"/>
      <w:marRight w:val="0"/>
      <w:marTop w:val="0"/>
      <w:marBottom w:val="0"/>
      <w:divBdr>
        <w:top w:val="none" w:sz="0" w:space="0" w:color="auto"/>
        <w:left w:val="none" w:sz="0" w:space="0" w:color="auto"/>
        <w:bottom w:val="none" w:sz="0" w:space="0" w:color="auto"/>
        <w:right w:val="none" w:sz="0" w:space="0" w:color="auto"/>
      </w:divBdr>
      <w:divsChild>
        <w:div w:id="179162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816539">
      <w:bodyDiv w:val="1"/>
      <w:marLeft w:val="0"/>
      <w:marRight w:val="0"/>
      <w:marTop w:val="0"/>
      <w:marBottom w:val="0"/>
      <w:divBdr>
        <w:top w:val="none" w:sz="0" w:space="0" w:color="auto"/>
        <w:left w:val="none" w:sz="0" w:space="0" w:color="auto"/>
        <w:bottom w:val="none" w:sz="0" w:space="0" w:color="auto"/>
        <w:right w:val="none" w:sz="0" w:space="0" w:color="auto"/>
      </w:divBdr>
      <w:divsChild>
        <w:div w:id="196719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808157">
      <w:bodyDiv w:val="1"/>
      <w:marLeft w:val="0"/>
      <w:marRight w:val="0"/>
      <w:marTop w:val="0"/>
      <w:marBottom w:val="0"/>
      <w:divBdr>
        <w:top w:val="none" w:sz="0" w:space="0" w:color="auto"/>
        <w:left w:val="none" w:sz="0" w:space="0" w:color="auto"/>
        <w:bottom w:val="none" w:sz="0" w:space="0" w:color="auto"/>
        <w:right w:val="none" w:sz="0" w:space="0" w:color="auto"/>
      </w:divBdr>
      <w:divsChild>
        <w:div w:id="91759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167814">
      <w:bodyDiv w:val="1"/>
      <w:marLeft w:val="0"/>
      <w:marRight w:val="0"/>
      <w:marTop w:val="0"/>
      <w:marBottom w:val="0"/>
      <w:divBdr>
        <w:top w:val="none" w:sz="0" w:space="0" w:color="auto"/>
        <w:left w:val="none" w:sz="0" w:space="0" w:color="auto"/>
        <w:bottom w:val="none" w:sz="0" w:space="0" w:color="auto"/>
        <w:right w:val="none" w:sz="0" w:space="0" w:color="auto"/>
      </w:divBdr>
      <w:divsChild>
        <w:div w:id="94904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864321">
      <w:bodyDiv w:val="1"/>
      <w:marLeft w:val="0"/>
      <w:marRight w:val="0"/>
      <w:marTop w:val="0"/>
      <w:marBottom w:val="0"/>
      <w:divBdr>
        <w:top w:val="none" w:sz="0" w:space="0" w:color="auto"/>
        <w:left w:val="none" w:sz="0" w:space="0" w:color="auto"/>
        <w:bottom w:val="none" w:sz="0" w:space="0" w:color="auto"/>
        <w:right w:val="none" w:sz="0" w:space="0" w:color="auto"/>
      </w:divBdr>
      <w:divsChild>
        <w:div w:id="1650600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5806425">
      <w:bodyDiv w:val="1"/>
      <w:marLeft w:val="0"/>
      <w:marRight w:val="0"/>
      <w:marTop w:val="0"/>
      <w:marBottom w:val="0"/>
      <w:divBdr>
        <w:top w:val="none" w:sz="0" w:space="0" w:color="auto"/>
        <w:left w:val="none" w:sz="0" w:space="0" w:color="auto"/>
        <w:bottom w:val="none" w:sz="0" w:space="0" w:color="auto"/>
        <w:right w:val="none" w:sz="0" w:space="0" w:color="auto"/>
      </w:divBdr>
      <w:divsChild>
        <w:div w:id="1511678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838816">
      <w:bodyDiv w:val="1"/>
      <w:marLeft w:val="0"/>
      <w:marRight w:val="0"/>
      <w:marTop w:val="0"/>
      <w:marBottom w:val="0"/>
      <w:divBdr>
        <w:top w:val="none" w:sz="0" w:space="0" w:color="auto"/>
        <w:left w:val="none" w:sz="0" w:space="0" w:color="auto"/>
        <w:bottom w:val="none" w:sz="0" w:space="0" w:color="auto"/>
        <w:right w:val="none" w:sz="0" w:space="0" w:color="auto"/>
      </w:divBdr>
      <w:divsChild>
        <w:div w:id="516965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828002">
      <w:bodyDiv w:val="1"/>
      <w:marLeft w:val="0"/>
      <w:marRight w:val="0"/>
      <w:marTop w:val="0"/>
      <w:marBottom w:val="0"/>
      <w:divBdr>
        <w:top w:val="none" w:sz="0" w:space="0" w:color="auto"/>
        <w:left w:val="none" w:sz="0" w:space="0" w:color="auto"/>
        <w:bottom w:val="none" w:sz="0" w:space="0" w:color="auto"/>
        <w:right w:val="none" w:sz="0" w:space="0" w:color="auto"/>
      </w:divBdr>
      <w:divsChild>
        <w:div w:id="581454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084702">
      <w:bodyDiv w:val="1"/>
      <w:marLeft w:val="0"/>
      <w:marRight w:val="0"/>
      <w:marTop w:val="0"/>
      <w:marBottom w:val="0"/>
      <w:divBdr>
        <w:top w:val="none" w:sz="0" w:space="0" w:color="auto"/>
        <w:left w:val="none" w:sz="0" w:space="0" w:color="auto"/>
        <w:bottom w:val="none" w:sz="0" w:space="0" w:color="auto"/>
        <w:right w:val="none" w:sz="0" w:space="0" w:color="auto"/>
      </w:divBdr>
      <w:divsChild>
        <w:div w:id="14538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593995">
      <w:bodyDiv w:val="1"/>
      <w:marLeft w:val="0"/>
      <w:marRight w:val="0"/>
      <w:marTop w:val="0"/>
      <w:marBottom w:val="0"/>
      <w:divBdr>
        <w:top w:val="none" w:sz="0" w:space="0" w:color="auto"/>
        <w:left w:val="none" w:sz="0" w:space="0" w:color="auto"/>
        <w:bottom w:val="none" w:sz="0" w:space="0" w:color="auto"/>
        <w:right w:val="none" w:sz="0" w:space="0" w:color="auto"/>
      </w:divBdr>
      <w:divsChild>
        <w:div w:id="67265262">
          <w:marLeft w:val="0"/>
          <w:marRight w:val="0"/>
          <w:marTop w:val="0"/>
          <w:marBottom w:val="0"/>
          <w:divBdr>
            <w:top w:val="none" w:sz="0" w:space="0" w:color="auto"/>
            <w:left w:val="none" w:sz="0" w:space="0" w:color="auto"/>
            <w:bottom w:val="none" w:sz="0" w:space="0" w:color="auto"/>
            <w:right w:val="none" w:sz="0" w:space="0" w:color="auto"/>
          </w:divBdr>
          <w:divsChild>
            <w:div w:id="102525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0368395">
      <w:bodyDiv w:val="1"/>
      <w:marLeft w:val="0"/>
      <w:marRight w:val="0"/>
      <w:marTop w:val="0"/>
      <w:marBottom w:val="0"/>
      <w:divBdr>
        <w:top w:val="none" w:sz="0" w:space="0" w:color="auto"/>
        <w:left w:val="none" w:sz="0" w:space="0" w:color="auto"/>
        <w:bottom w:val="none" w:sz="0" w:space="0" w:color="auto"/>
        <w:right w:val="none" w:sz="0" w:space="0" w:color="auto"/>
      </w:divBdr>
      <w:divsChild>
        <w:div w:id="1445073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453341">
      <w:bodyDiv w:val="1"/>
      <w:marLeft w:val="0"/>
      <w:marRight w:val="0"/>
      <w:marTop w:val="0"/>
      <w:marBottom w:val="0"/>
      <w:divBdr>
        <w:top w:val="none" w:sz="0" w:space="0" w:color="auto"/>
        <w:left w:val="none" w:sz="0" w:space="0" w:color="auto"/>
        <w:bottom w:val="none" w:sz="0" w:space="0" w:color="auto"/>
        <w:right w:val="none" w:sz="0" w:space="0" w:color="auto"/>
      </w:divBdr>
      <w:divsChild>
        <w:div w:id="33166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999910">
      <w:bodyDiv w:val="1"/>
      <w:marLeft w:val="0"/>
      <w:marRight w:val="0"/>
      <w:marTop w:val="0"/>
      <w:marBottom w:val="0"/>
      <w:divBdr>
        <w:top w:val="none" w:sz="0" w:space="0" w:color="auto"/>
        <w:left w:val="none" w:sz="0" w:space="0" w:color="auto"/>
        <w:bottom w:val="none" w:sz="0" w:space="0" w:color="auto"/>
        <w:right w:val="none" w:sz="0" w:space="0" w:color="auto"/>
      </w:divBdr>
      <w:divsChild>
        <w:div w:id="1786189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676652">
      <w:bodyDiv w:val="1"/>
      <w:marLeft w:val="0"/>
      <w:marRight w:val="0"/>
      <w:marTop w:val="0"/>
      <w:marBottom w:val="0"/>
      <w:divBdr>
        <w:top w:val="none" w:sz="0" w:space="0" w:color="auto"/>
        <w:left w:val="none" w:sz="0" w:space="0" w:color="auto"/>
        <w:bottom w:val="none" w:sz="0" w:space="0" w:color="auto"/>
        <w:right w:val="none" w:sz="0" w:space="0" w:color="auto"/>
      </w:divBdr>
      <w:divsChild>
        <w:div w:id="1174878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788562">
      <w:bodyDiv w:val="1"/>
      <w:marLeft w:val="0"/>
      <w:marRight w:val="0"/>
      <w:marTop w:val="0"/>
      <w:marBottom w:val="0"/>
      <w:divBdr>
        <w:top w:val="none" w:sz="0" w:space="0" w:color="auto"/>
        <w:left w:val="none" w:sz="0" w:space="0" w:color="auto"/>
        <w:bottom w:val="none" w:sz="0" w:space="0" w:color="auto"/>
        <w:right w:val="none" w:sz="0" w:space="0" w:color="auto"/>
      </w:divBdr>
      <w:divsChild>
        <w:div w:id="1675523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958979">
      <w:bodyDiv w:val="1"/>
      <w:marLeft w:val="0"/>
      <w:marRight w:val="0"/>
      <w:marTop w:val="0"/>
      <w:marBottom w:val="0"/>
      <w:divBdr>
        <w:top w:val="none" w:sz="0" w:space="0" w:color="auto"/>
        <w:left w:val="none" w:sz="0" w:space="0" w:color="auto"/>
        <w:bottom w:val="none" w:sz="0" w:space="0" w:color="auto"/>
        <w:right w:val="none" w:sz="0" w:space="0" w:color="auto"/>
      </w:divBdr>
      <w:divsChild>
        <w:div w:id="718406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230526">
      <w:bodyDiv w:val="1"/>
      <w:marLeft w:val="0"/>
      <w:marRight w:val="0"/>
      <w:marTop w:val="0"/>
      <w:marBottom w:val="0"/>
      <w:divBdr>
        <w:top w:val="none" w:sz="0" w:space="0" w:color="auto"/>
        <w:left w:val="none" w:sz="0" w:space="0" w:color="auto"/>
        <w:bottom w:val="none" w:sz="0" w:space="0" w:color="auto"/>
        <w:right w:val="none" w:sz="0" w:space="0" w:color="auto"/>
      </w:divBdr>
      <w:divsChild>
        <w:div w:id="1877959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353528">
      <w:bodyDiv w:val="1"/>
      <w:marLeft w:val="0"/>
      <w:marRight w:val="0"/>
      <w:marTop w:val="0"/>
      <w:marBottom w:val="0"/>
      <w:divBdr>
        <w:top w:val="none" w:sz="0" w:space="0" w:color="auto"/>
        <w:left w:val="none" w:sz="0" w:space="0" w:color="auto"/>
        <w:bottom w:val="none" w:sz="0" w:space="0" w:color="auto"/>
        <w:right w:val="none" w:sz="0" w:space="0" w:color="auto"/>
      </w:divBdr>
      <w:divsChild>
        <w:div w:id="246498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287130">
      <w:bodyDiv w:val="1"/>
      <w:marLeft w:val="0"/>
      <w:marRight w:val="0"/>
      <w:marTop w:val="0"/>
      <w:marBottom w:val="0"/>
      <w:divBdr>
        <w:top w:val="none" w:sz="0" w:space="0" w:color="auto"/>
        <w:left w:val="none" w:sz="0" w:space="0" w:color="auto"/>
        <w:bottom w:val="none" w:sz="0" w:space="0" w:color="auto"/>
        <w:right w:val="none" w:sz="0" w:space="0" w:color="auto"/>
      </w:divBdr>
      <w:divsChild>
        <w:div w:id="198038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307001">
      <w:bodyDiv w:val="1"/>
      <w:marLeft w:val="0"/>
      <w:marRight w:val="0"/>
      <w:marTop w:val="0"/>
      <w:marBottom w:val="0"/>
      <w:divBdr>
        <w:top w:val="none" w:sz="0" w:space="0" w:color="auto"/>
        <w:left w:val="none" w:sz="0" w:space="0" w:color="auto"/>
        <w:bottom w:val="none" w:sz="0" w:space="0" w:color="auto"/>
        <w:right w:val="none" w:sz="0" w:space="0" w:color="auto"/>
      </w:divBdr>
      <w:divsChild>
        <w:div w:id="13959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005286">
      <w:bodyDiv w:val="1"/>
      <w:marLeft w:val="0"/>
      <w:marRight w:val="0"/>
      <w:marTop w:val="0"/>
      <w:marBottom w:val="0"/>
      <w:divBdr>
        <w:top w:val="none" w:sz="0" w:space="0" w:color="auto"/>
        <w:left w:val="none" w:sz="0" w:space="0" w:color="auto"/>
        <w:bottom w:val="none" w:sz="0" w:space="0" w:color="auto"/>
        <w:right w:val="none" w:sz="0" w:space="0" w:color="auto"/>
      </w:divBdr>
      <w:divsChild>
        <w:div w:id="1685159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187922">
      <w:bodyDiv w:val="1"/>
      <w:marLeft w:val="0"/>
      <w:marRight w:val="0"/>
      <w:marTop w:val="0"/>
      <w:marBottom w:val="0"/>
      <w:divBdr>
        <w:top w:val="none" w:sz="0" w:space="0" w:color="auto"/>
        <w:left w:val="none" w:sz="0" w:space="0" w:color="auto"/>
        <w:bottom w:val="none" w:sz="0" w:space="0" w:color="auto"/>
        <w:right w:val="none" w:sz="0" w:space="0" w:color="auto"/>
      </w:divBdr>
      <w:divsChild>
        <w:div w:id="16009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449533">
      <w:bodyDiv w:val="1"/>
      <w:marLeft w:val="0"/>
      <w:marRight w:val="0"/>
      <w:marTop w:val="0"/>
      <w:marBottom w:val="0"/>
      <w:divBdr>
        <w:top w:val="none" w:sz="0" w:space="0" w:color="auto"/>
        <w:left w:val="none" w:sz="0" w:space="0" w:color="auto"/>
        <w:bottom w:val="none" w:sz="0" w:space="0" w:color="auto"/>
        <w:right w:val="none" w:sz="0" w:space="0" w:color="auto"/>
      </w:divBdr>
      <w:divsChild>
        <w:div w:id="1213544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305855">
      <w:bodyDiv w:val="1"/>
      <w:marLeft w:val="0"/>
      <w:marRight w:val="0"/>
      <w:marTop w:val="0"/>
      <w:marBottom w:val="0"/>
      <w:divBdr>
        <w:top w:val="none" w:sz="0" w:space="0" w:color="auto"/>
        <w:left w:val="none" w:sz="0" w:space="0" w:color="auto"/>
        <w:bottom w:val="none" w:sz="0" w:space="0" w:color="auto"/>
        <w:right w:val="none" w:sz="0" w:space="0" w:color="auto"/>
      </w:divBdr>
      <w:divsChild>
        <w:div w:id="9725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744530">
      <w:bodyDiv w:val="1"/>
      <w:marLeft w:val="0"/>
      <w:marRight w:val="0"/>
      <w:marTop w:val="0"/>
      <w:marBottom w:val="0"/>
      <w:divBdr>
        <w:top w:val="none" w:sz="0" w:space="0" w:color="auto"/>
        <w:left w:val="none" w:sz="0" w:space="0" w:color="auto"/>
        <w:bottom w:val="none" w:sz="0" w:space="0" w:color="auto"/>
        <w:right w:val="none" w:sz="0" w:space="0" w:color="auto"/>
      </w:divBdr>
      <w:divsChild>
        <w:div w:id="7606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056051">
      <w:bodyDiv w:val="1"/>
      <w:marLeft w:val="0"/>
      <w:marRight w:val="0"/>
      <w:marTop w:val="0"/>
      <w:marBottom w:val="0"/>
      <w:divBdr>
        <w:top w:val="none" w:sz="0" w:space="0" w:color="auto"/>
        <w:left w:val="none" w:sz="0" w:space="0" w:color="auto"/>
        <w:bottom w:val="none" w:sz="0" w:space="0" w:color="auto"/>
        <w:right w:val="none" w:sz="0" w:space="0" w:color="auto"/>
      </w:divBdr>
      <w:divsChild>
        <w:div w:id="56387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62474">
      <w:bodyDiv w:val="1"/>
      <w:marLeft w:val="0"/>
      <w:marRight w:val="0"/>
      <w:marTop w:val="0"/>
      <w:marBottom w:val="0"/>
      <w:divBdr>
        <w:top w:val="none" w:sz="0" w:space="0" w:color="auto"/>
        <w:left w:val="none" w:sz="0" w:space="0" w:color="auto"/>
        <w:bottom w:val="none" w:sz="0" w:space="0" w:color="auto"/>
        <w:right w:val="none" w:sz="0" w:space="0" w:color="auto"/>
      </w:divBdr>
      <w:divsChild>
        <w:div w:id="796065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483412">
      <w:bodyDiv w:val="1"/>
      <w:marLeft w:val="0"/>
      <w:marRight w:val="0"/>
      <w:marTop w:val="0"/>
      <w:marBottom w:val="0"/>
      <w:divBdr>
        <w:top w:val="none" w:sz="0" w:space="0" w:color="auto"/>
        <w:left w:val="none" w:sz="0" w:space="0" w:color="auto"/>
        <w:bottom w:val="none" w:sz="0" w:space="0" w:color="auto"/>
        <w:right w:val="none" w:sz="0" w:space="0" w:color="auto"/>
      </w:divBdr>
      <w:divsChild>
        <w:div w:id="2078740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468480">
      <w:bodyDiv w:val="1"/>
      <w:marLeft w:val="0"/>
      <w:marRight w:val="0"/>
      <w:marTop w:val="0"/>
      <w:marBottom w:val="0"/>
      <w:divBdr>
        <w:top w:val="none" w:sz="0" w:space="0" w:color="auto"/>
        <w:left w:val="none" w:sz="0" w:space="0" w:color="auto"/>
        <w:bottom w:val="none" w:sz="0" w:space="0" w:color="auto"/>
        <w:right w:val="none" w:sz="0" w:space="0" w:color="auto"/>
      </w:divBdr>
      <w:divsChild>
        <w:div w:id="276446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661495">
      <w:bodyDiv w:val="1"/>
      <w:marLeft w:val="0"/>
      <w:marRight w:val="0"/>
      <w:marTop w:val="0"/>
      <w:marBottom w:val="0"/>
      <w:divBdr>
        <w:top w:val="none" w:sz="0" w:space="0" w:color="auto"/>
        <w:left w:val="none" w:sz="0" w:space="0" w:color="auto"/>
        <w:bottom w:val="none" w:sz="0" w:space="0" w:color="auto"/>
        <w:right w:val="none" w:sz="0" w:space="0" w:color="auto"/>
      </w:divBdr>
      <w:divsChild>
        <w:div w:id="748161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817214">
      <w:bodyDiv w:val="1"/>
      <w:marLeft w:val="0"/>
      <w:marRight w:val="0"/>
      <w:marTop w:val="0"/>
      <w:marBottom w:val="0"/>
      <w:divBdr>
        <w:top w:val="none" w:sz="0" w:space="0" w:color="auto"/>
        <w:left w:val="none" w:sz="0" w:space="0" w:color="auto"/>
        <w:bottom w:val="none" w:sz="0" w:space="0" w:color="auto"/>
        <w:right w:val="none" w:sz="0" w:space="0" w:color="auto"/>
      </w:divBdr>
      <w:divsChild>
        <w:div w:id="1610428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563437">
      <w:bodyDiv w:val="1"/>
      <w:marLeft w:val="0"/>
      <w:marRight w:val="0"/>
      <w:marTop w:val="0"/>
      <w:marBottom w:val="0"/>
      <w:divBdr>
        <w:top w:val="none" w:sz="0" w:space="0" w:color="auto"/>
        <w:left w:val="none" w:sz="0" w:space="0" w:color="auto"/>
        <w:bottom w:val="none" w:sz="0" w:space="0" w:color="auto"/>
        <w:right w:val="none" w:sz="0" w:space="0" w:color="auto"/>
      </w:divBdr>
      <w:divsChild>
        <w:div w:id="1532307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181033">
      <w:bodyDiv w:val="1"/>
      <w:marLeft w:val="0"/>
      <w:marRight w:val="0"/>
      <w:marTop w:val="0"/>
      <w:marBottom w:val="0"/>
      <w:divBdr>
        <w:top w:val="none" w:sz="0" w:space="0" w:color="auto"/>
        <w:left w:val="none" w:sz="0" w:space="0" w:color="auto"/>
        <w:bottom w:val="none" w:sz="0" w:space="0" w:color="auto"/>
        <w:right w:val="none" w:sz="0" w:space="0" w:color="auto"/>
      </w:divBdr>
      <w:divsChild>
        <w:div w:id="332492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425044">
      <w:bodyDiv w:val="1"/>
      <w:marLeft w:val="0"/>
      <w:marRight w:val="0"/>
      <w:marTop w:val="0"/>
      <w:marBottom w:val="0"/>
      <w:divBdr>
        <w:top w:val="none" w:sz="0" w:space="0" w:color="auto"/>
        <w:left w:val="none" w:sz="0" w:space="0" w:color="auto"/>
        <w:bottom w:val="none" w:sz="0" w:space="0" w:color="auto"/>
        <w:right w:val="none" w:sz="0" w:space="0" w:color="auto"/>
      </w:divBdr>
      <w:divsChild>
        <w:div w:id="105319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551175">
      <w:bodyDiv w:val="1"/>
      <w:marLeft w:val="0"/>
      <w:marRight w:val="0"/>
      <w:marTop w:val="0"/>
      <w:marBottom w:val="0"/>
      <w:divBdr>
        <w:top w:val="none" w:sz="0" w:space="0" w:color="auto"/>
        <w:left w:val="none" w:sz="0" w:space="0" w:color="auto"/>
        <w:bottom w:val="none" w:sz="0" w:space="0" w:color="auto"/>
        <w:right w:val="none" w:sz="0" w:space="0" w:color="auto"/>
      </w:divBdr>
      <w:divsChild>
        <w:div w:id="266042072">
          <w:marLeft w:val="0"/>
          <w:marRight w:val="0"/>
          <w:marTop w:val="0"/>
          <w:marBottom w:val="0"/>
          <w:divBdr>
            <w:top w:val="none" w:sz="0" w:space="0" w:color="auto"/>
            <w:left w:val="none" w:sz="0" w:space="0" w:color="auto"/>
            <w:bottom w:val="none" w:sz="0" w:space="0" w:color="auto"/>
            <w:right w:val="none" w:sz="0" w:space="0" w:color="auto"/>
          </w:divBdr>
        </w:div>
        <w:div w:id="1969123054">
          <w:marLeft w:val="0"/>
          <w:marRight w:val="0"/>
          <w:marTop w:val="0"/>
          <w:marBottom w:val="0"/>
          <w:divBdr>
            <w:top w:val="none" w:sz="0" w:space="0" w:color="auto"/>
            <w:left w:val="none" w:sz="0" w:space="0" w:color="auto"/>
            <w:bottom w:val="none" w:sz="0" w:space="0" w:color="auto"/>
            <w:right w:val="none" w:sz="0" w:space="0" w:color="auto"/>
          </w:divBdr>
        </w:div>
        <w:div w:id="1762868833">
          <w:marLeft w:val="0"/>
          <w:marRight w:val="0"/>
          <w:marTop w:val="0"/>
          <w:marBottom w:val="0"/>
          <w:divBdr>
            <w:top w:val="none" w:sz="0" w:space="0" w:color="auto"/>
            <w:left w:val="none" w:sz="0" w:space="0" w:color="auto"/>
            <w:bottom w:val="none" w:sz="0" w:space="0" w:color="auto"/>
            <w:right w:val="none" w:sz="0" w:space="0" w:color="auto"/>
          </w:divBdr>
          <w:divsChild>
            <w:div w:id="943001092">
              <w:marLeft w:val="0"/>
              <w:marRight w:val="0"/>
              <w:marTop w:val="0"/>
              <w:marBottom w:val="0"/>
              <w:divBdr>
                <w:top w:val="none" w:sz="0" w:space="0" w:color="auto"/>
                <w:left w:val="none" w:sz="0" w:space="0" w:color="auto"/>
                <w:bottom w:val="none" w:sz="0" w:space="0" w:color="auto"/>
                <w:right w:val="none" w:sz="0" w:space="0" w:color="auto"/>
              </w:divBdr>
            </w:div>
            <w:div w:id="882248113">
              <w:marLeft w:val="0"/>
              <w:marRight w:val="0"/>
              <w:marTop w:val="0"/>
              <w:marBottom w:val="0"/>
              <w:divBdr>
                <w:top w:val="none" w:sz="0" w:space="0" w:color="auto"/>
                <w:left w:val="none" w:sz="0" w:space="0" w:color="auto"/>
                <w:bottom w:val="none" w:sz="0" w:space="0" w:color="auto"/>
                <w:right w:val="none" w:sz="0" w:space="0" w:color="auto"/>
              </w:divBdr>
            </w:div>
          </w:divsChild>
        </w:div>
        <w:div w:id="1124808092">
          <w:marLeft w:val="0"/>
          <w:marRight w:val="0"/>
          <w:marTop w:val="0"/>
          <w:marBottom w:val="0"/>
          <w:divBdr>
            <w:top w:val="none" w:sz="0" w:space="0" w:color="auto"/>
            <w:left w:val="none" w:sz="0" w:space="0" w:color="auto"/>
            <w:bottom w:val="none" w:sz="0" w:space="0" w:color="auto"/>
            <w:right w:val="none" w:sz="0" w:space="0" w:color="auto"/>
          </w:divBdr>
        </w:div>
        <w:div w:id="492793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856574">
      <w:bodyDiv w:val="1"/>
      <w:marLeft w:val="0"/>
      <w:marRight w:val="0"/>
      <w:marTop w:val="0"/>
      <w:marBottom w:val="0"/>
      <w:divBdr>
        <w:top w:val="none" w:sz="0" w:space="0" w:color="auto"/>
        <w:left w:val="none" w:sz="0" w:space="0" w:color="auto"/>
        <w:bottom w:val="none" w:sz="0" w:space="0" w:color="auto"/>
        <w:right w:val="none" w:sz="0" w:space="0" w:color="auto"/>
      </w:divBdr>
      <w:divsChild>
        <w:div w:id="102913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917700">
      <w:bodyDiv w:val="1"/>
      <w:marLeft w:val="0"/>
      <w:marRight w:val="0"/>
      <w:marTop w:val="0"/>
      <w:marBottom w:val="0"/>
      <w:divBdr>
        <w:top w:val="none" w:sz="0" w:space="0" w:color="auto"/>
        <w:left w:val="none" w:sz="0" w:space="0" w:color="auto"/>
        <w:bottom w:val="none" w:sz="0" w:space="0" w:color="auto"/>
        <w:right w:val="none" w:sz="0" w:space="0" w:color="auto"/>
      </w:divBdr>
      <w:divsChild>
        <w:div w:id="159058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263644">
      <w:bodyDiv w:val="1"/>
      <w:marLeft w:val="0"/>
      <w:marRight w:val="0"/>
      <w:marTop w:val="0"/>
      <w:marBottom w:val="0"/>
      <w:divBdr>
        <w:top w:val="none" w:sz="0" w:space="0" w:color="auto"/>
        <w:left w:val="none" w:sz="0" w:space="0" w:color="auto"/>
        <w:bottom w:val="none" w:sz="0" w:space="0" w:color="auto"/>
        <w:right w:val="none" w:sz="0" w:space="0" w:color="auto"/>
      </w:divBdr>
      <w:divsChild>
        <w:div w:id="1057125754">
          <w:marLeft w:val="0"/>
          <w:marRight w:val="0"/>
          <w:marTop w:val="0"/>
          <w:marBottom w:val="0"/>
          <w:divBdr>
            <w:top w:val="none" w:sz="0" w:space="0" w:color="auto"/>
            <w:left w:val="none" w:sz="0" w:space="0" w:color="auto"/>
            <w:bottom w:val="none" w:sz="0" w:space="0" w:color="auto"/>
            <w:right w:val="none" w:sz="0" w:space="0" w:color="auto"/>
          </w:divBdr>
          <w:divsChild>
            <w:div w:id="131406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66936452">
      <w:bodyDiv w:val="1"/>
      <w:marLeft w:val="0"/>
      <w:marRight w:val="0"/>
      <w:marTop w:val="0"/>
      <w:marBottom w:val="0"/>
      <w:divBdr>
        <w:top w:val="none" w:sz="0" w:space="0" w:color="auto"/>
        <w:left w:val="none" w:sz="0" w:space="0" w:color="auto"/>
        <w:bottom w:val="none" w:sz="0" w:space="0" w:color="auto"/>
        <w:right w:val="none" w:sz="0" w:space="0" w:color="auto"/>
      </w:divBdr>
      <w:divsChild>
        <w:div w:id="1060055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421">
      <w:bodyDiv w:val="1"/>
      <w:marLeft w:val="0"/>
      <w:marRight w:val="0"/>
      <w:marTop w:val="0"/>
      <w:marBottom w:val="0"/>
      <w:divBdr>
        <w:top w:val="none" w:sz="0" w:space="0" w:color="auto"/>
        <w:left w:val="none" w:sz="0" w:space="0" w:color="auto"/>
        <w:bottom w:val="none" w:sz="0" w:space="0" w:color="auto"/>
        <w:right w:val="none" w:sz="0" w:space="0" w:color="auto"/>
      </w:divBdr>
      <w:divsChild>
        <w:div w:id="1991474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629372">
      <w:bodyDiv w:val="1"/>
      <w:marLeft w:val="0"/>
      <w:marRight w:val="0"/>
      <w:marTop w:val="0"/>
      <w:marBottom w:val="0"/>
      <w:divBdr>
        <w:top w:val="none" w:sz="0" w:space="0" w:color="auto"/>
        <w:left w:val="none" w:sz="0" w:space="0" w:color="auto"/>
        <w:bottom w:val="none" w:sz="0" w:space="0" w:color="auto"/>
        <w:right w:val="none" w:sz="0" w:space="0" w:color="auto"/>
      </w:divBdr>
      <w:divsChild>
        <w:div w:id="997615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299546">
      <w:bodyDiv w:val="1"/>
      <w:marLeft w:val="0"/>
      <w:marRight w:val="0"/>
      <w:marTop w:val="0"/>
      <w:marBottom w:val="0"/>
      <w:divBdr>
        <w:top w:val="none" w:sz="0" w:space="0" w:color="auto"/>
        <w:left w:val="none" w:sz="0" w:space="0" w:color="auto"/>
        <w:bottom w:val="none" w:sz="0" w:space="0" w:color="auto"/>
        <w:right w:val="none" w:sz="0" w:space="0" w:color="auto"/>
      </w:divBdr>
      <w:divsChild>
        <w:div w:id="2117290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20931">
      <w:bodyDiv w:val="1"/>
      <w:marLeft w:val="0"/>
      <w:marRight w:val="0"/>
      <w:marTop w:val="0"/>
      <w:marBottom w:val="0"/>
      <w:divBdr>
        <w:top w:val="none" w:sz="0" w:space="0" w:color="auto"/>
        <w:left w:val="none" w:sz="0" w:space="0" w:color="auto"/>
        <w:bottom w:val="none" w:sz="0" w:space="0" w:color="auto"/>
        <w:right w:val="none" w:sz="0" w:space="0" w:color="auto"/>
      </w:divBdr>
      <w:divsChild>
        <w:div w:id="423040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789114">
      <w:bodyDiv w:val="1"/>
      <w:marLeft w:val="0"/>
      <w:marRight w:val="0"/>
      <w:marTop w:val="0"/>
      <w:marBottom w:val="0"/>
      <w:divBdr>
        <w:top w:val="none" w:sz="0" w:space="0" w:color="auto"/>
        <w:left w:val="none" w:sz="0" w:space="0" w:color="auto"/>
        <w:bottom w:val="none" w:sz="0" w:space="0" w:color="auto"/>
        <w:right w:val="none" w:sz="0" w:space="0" w:color="auto"/>
      </w:divBdr>
      <w:divsChild>
        <w:div w:id="1291131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817953">
      <w:bodyDiv w:val="1"/>
      <w:marLeft w:val="0"/>
      <w:marRight w:val="0"/>
      <w:marTop w:val="0"/>
      <w:marBottom w:val="0"/>
      <w:divBdr>
        <w:top w:val="none" w:sz="0" w:space="0" w:color="auto"/>
        <w:left w:val="none" w:sz="0" w:space="0" w:color="auto"/>
        <w:bottom w:val="none" w:sz="0" w:space="0" w:color="auto"/>
        <w:right w:val="none" w:sz="0" w:space="0" w:color="auto"/>
      </w:divBdr>
      <w:divsChild>
        <w:div w:id="94804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09683">
      <w:bodyDiv w:val="1"/>
      <w:marLeft w:val="0"/>
      <w:marRight w:val="0"/>
      <w:marTop w:val="0"/>
      <w:marBottom w:val="0"/>
      <w:divBdr>
        <w:top w:val="none" w:sz="0" w:space="0" w:color="auto"/>
        <w:left w:val="none" w:sz="0" w:space="0" w:color="auto"/>
        <w:bottom w:val="none" w:sz="0" w:space="0" w:color="auto"/>
        <w:right w:val="none" w:sz="0" w:space="0" w:color="auto"/>
      </w:divBdr>
      <w:divsChild>
        <w:div w:id="195116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630169">
      <w:bodyDiv w:val="1"/>
      <w:marLeft w:val="0"/>
      <w:marRight w:val="0"/>
      <w:marTop w:val="0"/>
      <w:marBottom w:val="0"/>
      <w:divBdr>
        <w:top w:val="none" w:sz="0" w:space="0" w:color="auto"/>
        <w:left w:val="none" w:sz="0" w:space="0" w:color="auto"/>
        <w:bottom w:val="none" w:sz="0" w:space="0" w:color="auto"/>
        <w:right w:val="none" w:sz="0" w:space="0" w:color="auto"/>
      </w:divBdr>
      <w:divsChild>
        <w:div w:id="50810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471632">
      <w:bodyDiv w:val="1"/>
      <w:marLeft w:val="0"/>
      <w:marRight w:val="0"/>
      <w:marTop w:val="0"/>
      <w:marBottom w:val="0"/>
      <w:divBdr>
        <w:top w:val="none" w:sz="0" w:space="0" w:color="auto"/>
        <w:left w:val="none" w:sz="0" w:space="0" w:color="auto"/>
        <w:bottom w:val="none" w:sz="0" w:space="0" w:color="auto"/>
        <w:right w:val="none" w:sz="0" w:space="0" w:color="auto"/>
      </w:divBdr>
      <w:divsChild>
        <w:div w:id="244383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11713">
      <w:bodyDiv w:val="1"/>
      <w:marLeft w:val="0"/>
      <w:marRight w:val="0"/>
      <w:marTop w:val="0"/>
      <w:marBottom w:val="0"/>
      <w:divBdr>
        <w:top w:val="none" w:sz="0" w:space="0" w:color="auto"/>
        <w:left w:val="none" w:sz="0" w:space="0" w:color="auto"/>
        <w:bottom w:val="none" w:sz="0" w:space="0" w:color="auto"/>
        <w:right w:val="none" w:sz="0" w:space="0" w:color="auto"/>
      </w:divBdr>
    </w:div>
    <w:div w:id="1743016048">
      <w:bodyDiv w:val="1"/>
      <w:marLeft w:val="0"/>
      <w:marRight w:val="0"/>
      <w:marTop w:val="0"/>
      <w:marBottom w:val="0"/>
      <w:divBdr>
        <w:top w:val="none" w:sz="0" w:space="0" w:color="auto"/>
        <w:left w:val="none" w:sz="0" w:space="0" w:color="auto"/>
        <w:bottom w:val="none" w:sz="0" w:space="0" w:color="auto"/>
        <w:right w:val="none" w:sz="0" w:space="0" w:color="auto"/>
      </w:divBdr>
      <w:divsChild>
        <w:div w:id="1712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253527">
      <w:bodyDiv w:val="1"/>
      <w:marLeft w:val="0"/>
      <w:marRight w:val="0"/>
      <w:marTop w:val="0"/>
      <w:marBottom w:val="0"/>
      <w:divBdr>
        <w:top w:val="none" w:sz="0" w:space="0" w:color="auto"/>
        <w:left w:val="none" w:sz="0" w:space="0" w:color="auto"/>
        <w:bottom w:val="none" w:sz="0" w:space="0" w:color="auto"/>
        <w:right w:val="none" w:sz="0" w:space="0" w:color="auto"/>
      </w:divBdr>
      <w:divsChild>
        <w:div w:id="1361779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724381">
      <w:bodyDiv w:val="1"/>
      <w:marLeft w:val="0"/>
      <w:marRight w:val="0"/>
      <w:marTop w:val="0"/>
      <w:marBottom w:val="0"/>
      <w:divBdr>
        <w:top w:val="none" w:sz="0" w:space="0" w:color="auto"/>
        <w:left w:val="none" w:sz="0" w:space="0" w:color="auto"/>
        <w:bottom w:val="none" w:sz="0" w:space="0" w:color="auto"/>
        <w:right w:val="none" w:sz="0" w:space="0" w:color="auto"/>
      </w:divBdr>
      <w:divsChild>
        <w:div w:id="632173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323441">
      <w:bodyDiv w:val="1"/>
      <w:marLeft w:val="0"/>
      <w:marRight w:val="0"/>
      <w:marTop w:val="0"/>
      <w:marBottom w:val="0"/>
      <w:divBdr>
        <w:top w:val="none" w:sz="0" w:space="0" w:color="auto"/>
        <w:left w:val="none" w:sz="0" w:space="0" w:color="auto"/>
        <w:bottom w:val="none" w:sz="0" w:space="0" w:color="auto"/>
        <w:right w:val="none" w:sz="0" w:space="0" w:color="auto"/>
      </w:divBdr>
      <w:divsChild>
        <w:div w:id="1491217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477848">
      <w:bodyDiv w:val="1"/>
      <w:marLeft w:val="0"/>
      <w:marRight w:val="0"/>
      <w:marTop w:val="0"/>
      <w:marBottom w:val="0"/>
      <w:divBdr>
        <w:top w:val="none" w:sz="0" w:space="0" w:color="auto"/>
        <w:left w:val="none" w:sz="0" w:space="0" w:color="auto"/>
        <w:bottom w:val="none" w:sz="0" w:space="0" w:color="auto"/>
        <w:right w:val="none" w:sz="0" w:space="0" w:color="auto"/>
      </w:divBdr>
      <w:divsChild>
        <w:div w:id="319506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836044">
      <w:bodyDiv w:val="1"/>
      <w:marLeft w:val="0"/>
      <w:marRight w:val="0"/>
      <w:marTop w:val="0"/>
      <w:marBottom w:val="0"/>
      <w:divBdr>
        <w:top w:val="none" w:sz="0" w:space="0" w:color="auto"/>
        <w:left w:val="none" w:sz="0" w:space="0" w:color="auto"/>
        <w:bottom w:val="none" w:sz="0" w:space="0" w:color="auto"/>
        <w:right w:val="none" w:sz="0" w:space="0" w:color="auto"/>
      </w:divBdr>
      <w:divsChild>
        <w:div w:id="48050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926503">
      <w:bodyDiv w:val="1"/>
      <w:marLeft w:val="0"/>
      <w:marRight w:val="0"/>
      <w:marTop w:val="0"/>
      <w:marBottom w:val="0"/>
      <w:divBdr>
        <w:top w:val="none" w:sz="0" w:space="0" w:color="auto"/>
        <w:left w:val="none" w:sz="0" w:space="0" w:color="auto"/>
        <w:bottom w:val="none" w:sz="0" w:space="0" w:color="auto"/>
        <w:right w:val="none" w:sz="0" w:space="0" w:color="auto"/>
      </w:divBdr>
      <w:divsChild>
        <w:div w:id="1627006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550818">
      <w:bodyDiv w:val="1"/>
      <w:marLeft w:val="0"/>
      <w:marRight w:val="0"/>
      <w:marTop w:val="0"/>
      <w:marBottom w:val="0"/>
      <w:divBdr>
        <w:top w:val="none" w:sz="0" w:space="0" w:color="auto"/>
        <w:left w:val="none" w:sz="0" w:space="0" w:color="auto"/>
        <w:bottom w:val="none" w:sz="0" w:space="0" w:color="auto"/>
        <w:right w:val="none" w:sz="0" w:space="0" w:color="auto"/>
      </w:divBdr>
      <w:divsChild>
        <w:div w:id="362902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551718">
      <w:bodyDiv w:val="1"/>
      <w:marLeft w:val="0"/>
      <w:marRight w:val="0"/>
      <w:marTop w:val="0"/>
      <w:marBottom w:val="0"/>
      <w:divBdr>
        <w:top w:val="none" w:sz="0" w:space="0" w:color="auto"/>
        <w:left w:val="none" w:sz="0" w:space="0" w:color="auto"/>
        <w:bottom w:val="none" w:sz="0" w:space="0" w:color="auto"/>
        <w:right w:val="none" w:sz="0" w:space="0" w:color="auto"/>
      </w:divBdr>
      <w:divsChild>
        <w:div w:id="1309699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846691">
      <w:bodyDiv w:val="1"/>
      <w:marLeft w:val="0"/>
      <w:marRight w:val="0"/>
      <w:marTop w:val="0"/>
      <w:marBottom w:val="0"/>
      <w:divBdr>
        <w:top w:val="none" w:sz="0" w:space="0" w:color="auto"/>
        <w:left w:val="none" w:sz="0" w:space="0" w:color="auto"/>
        <w:bottom w:val="none" w:sz="0" w:space="0" w:color="auto"/>
        <w:right w:val="none" w:sz="0" w:space="0" w:color="auto"/>
      </w:divBdr>
      <w:divsChild>
        <w:div w:id="70113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572480">
      <w:bodyDiv w:val="1"/>
      <w:marLeft w:val="0"/>
      <w:marRight w:val="0"/>
      <w:marTop w:val="0"/>
      <w:marBottom w:val="0"/>
      <w:divBdr>
        <w:top w:val="none" w:sz="0" w:space="0" w:color="auto"/>
        <w:left w:val="none" w:sz="0" w:space="0" w:color="auto"/>
        <w:bottom w:val="none" w:sz="0" w:space="0" w:color="auto"/>
        <w:right w:val="none" w:sz="0" w:space="0" w:color="auto"/>
      </w:divBdr>
      <w:divsChild>
        <w:div w:id="2015841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sChild>
        <w:div w:id="901529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659078">
      <w:bodyDiv w:val="1"/>
      <w:marLeft w:val="0"/>
      <w:marRight w:val="0"/>
      <w:marTop w:val="0"/>
      <w:marBottom w:val="0"/>
      <w:divBdr>
        <w:top w:val="none" w:sz="0" w:space="0" w:color="auto"/>
        <w:left w:val="none" w:sz="0" w:space="0" w:color="auto"/>
        <w:bottom w:val="none" w:sz="0" w:space="0" w:color="auto"/>
        <w:right w:val="none" w:sz="0" w:space="0" w:color="auto"/>
      </w:divBdr>
      <w:divsChild>
        <w:div w:id="7552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741483">
      <w:bodyDiv w:val="1"/>
      <w:marLeft w:val="0"/>
      <w:marRight w:val="0"/>
      <w:marTop w:val="0"/>
      <w:marBottom w:val="0"/>
      <w:divBdr>
        <w:top w:val="none" w:sz="0" w:space="0" w:color="auto"/>
        <w:left w:val="none" w:sz="0" w:space="0" w:color="auto"/>
        <w:bottom w:val="none" w:sz="0" w:space="0" w:color="auto"/>
        <w:right w:val="none" w:sz="0" w:space="0" w:color="auto"/>
      </w:divBdr>
      <w:divsChild>
        <w:div w:id="2023163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206853">
      <w:bodyDiv w:val="1"/>
      <w:marLeft w:val="0"/>
      <w:marRight w:val="0"/>
      <w:marTop w:val="0"/>
      <w:marBottom w:val="0"/>
      <w:divBdr>
        <w:top w:val="none" w:sz="0" w:space="0" w:color="auto"/>
        <w:left w:val="none" w:sz="0" w:space="0" w:color="auto"/>
        <w:bottom w:val="none" w:sz="0" w:space="0" w:color="auto"/>
        <w:right w:val="none" w:sz="0" w:space="0" w:color="auto"/>
      </w:divBdr>
      <w:divsChild>
        <w:div w:id="10994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984653">
      <w:bodyDiv w:val="1"/>
      <w:marLeft w:val="0"/>
      <w:marRight w:val="0"/>
      <w:marTop w:val="0"/>
      <w:marBottom w:val="0"/>
      <w:divBdr>
        <w:top w:val="none" w:sz="0" w:space="0" w:color="auto"/>
        <w:left w:val="none" w:sz="0" w:space="0" w:color="auto"/>
        <w:bottom w:val="none" w:sz="0" w:space="0" w:color="auto"/>
        <w:right w:val="none" w:sz="0" w:space="0" w:color="auto"/>
      </w:divBdr>
      <w:divsChild>
        <w:div w:id="242842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664731">
      <w:bodyDiv w:val="1"/>
      <w:marLeft w:val="0"/>
      <w:marRight w:val="0"/>
      <w:marTop w:val="0"/>
      <w:marBottom w:val="0"/>
      <w:divBdr>
        <w:top w:val="none" w:sz="0" w:space="0" w:color="auto"/>
        <w:left w:val="none" w:sz="0" w:space="0" w:color="auto"/>
        <w:bottom w:val="none" w:sz="0" w:space="0" w:color="auto"/>
        <w:right w:val="none" w:sz="0" w:space="0" w:color="auto"/>
      </w:divBdr>
      <w:divsChild>
        <w:div w:id="123511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437932">
      <w:bodyDiv w:val="1"/>
      <w:marLeft w:val="0"/>
      <w:marRight w:val="0"/>
      <w:marTop w:val="0"/>
      <w:marBottom w:val="0"/>
      <w:divBdr>
        <w:top w:val="none" w:sz="0" w:space="0" w:color="auto"/>
        <w:left w:val="none" w:sz="0" w:space="0" w:color="auto"/>
        <w:bottom w:val="none" w:sz="0" w:space="0" w:color="auto"/>
        <w:right w:val="none" w:sz="0" w:space="0" w:color="auto"/>
      </w:divBdr>
      <w:divsChild>
        <w:div w:id="1553273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360461">
      <w:bodyDiv w:val="1"/>
      <w:marLeft w:val="0"/>
      <w:marRight w:val="0"/>
      <w:marTop w:val="0"/>
      <w:marBottom w:val="0"/>
      <w:divBdr>
        <w:top w:val="none" w:sz="0" w:space="0" w:color="auto"/>
        <w:left w:val="none" w:sz="0" w:space="0" w:color="auto"/>
        <w:bottom w:val="none" w:sz="0" w:space="0" w:color="auto"/>
        <w:right w:val="none" w:sz="0" w:space="0" w:color="auto"/>
      </w:divBdr>
      <w:divsChild>
        <w:div w:id="564803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675350">
      <w:bodyDiv w:val="1"/>
      <w:marLeft w:val="0"/>
      <w:marRight w:val="0"/>
      <w:marTop w:val="0"/>
      <w:marBottom w:val="0"/>
      <w:divBdr>
        <w:top w:val="none" w:sz="0" w:space="0" w:color="auto"/>
        <w:left w:val="none" w:sz="0" w:space="0" w:color="auto"/>
        <w:bottom w:val="none" w:sz="0" w:space="0" w:color="auto"/>
        <w:right w:val="none" w:sz="0" w:space="0" w:color="auto"/>
      </w:divBdr>
      <w:divsChild>
        <w:div w:id="1093238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78608">
      <w:bodyDiv w:val="1"/>
      <w:marLeft w:val="0"/>
      <w:marRight w:val="0"/>
      <w:marTop w:val="0"/>
      <w:marBottom w:val="0"/>
      <w:divBdr>
        <w:top w:val="none" w:sz="0" w:space="0" w:color="auto"/>
        <w:left w:val="none" w:sz="0" w:space="0" w:color="auto"/>
        <w:bottom w:val="none" w:sz="0" w:space="0" w:color="auto"/>
        <w:right w:val="none" w:sz="0" w:space="0" w:color="auto"/>
      </w:divBdr>
      <w:divsChild>
        <w:div w:id="648631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454635">
      <w:bodyDiv w:val="1"/>
      <w:marLeft w:val="0"/>
      <w:marRight w:val="0"/>
      <w:marTop w:val="0"/>
      <w:marBottom w:val="0"/>
      <w:divBdr>
        <w:top w:val="none" w:sz="0" w:space="0" w:color="auto"/>
        <w:left w:val="none" w:sz="0" w:space="0" w:color="auto"/>
        <w:bottom w:val="none" w:sz="0" w:space="0" w:color="auto"/>
        <w:right w:val="none" w:sz="0" w:space="0" w:color="auto"/>
      </w:divBdr>
      <w:divsChild>
        <w:div w:id="462381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304696">
      <w:bodyDiv w:val="1"/>
      <w:marLeft w:val="0"/>
      <w:marRight w:val="0"/>
      <w:marTop w:val="0"/>
      <w:marBottom w:val="0"/>
      <w:divBdr>
        <w:top w:val="none" w:sz="0" w:space="0" w:color="auto"/>
        <w:left w:val="none" w:sz="0" w:space="0" w:color="auto"/>
        <w:bottom w:val="none" w:sz="0" w:space="0" w:color="auto"/>
        <w:right w:val="none" w:sz="0" w:space="0" w:color="auto"/>
      </w:divBdr>
      <w:divsChild>
        <w:div w:id="165861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63411">
      <w:bodyDiv w:val="1"/>
      <w:marLeft w:val="0"/>
      <w:marRight w:val="0"/>
      <w:marTop w:val="0"/>
      <w:marBottom w:val="0"/>
      <w:divBdr>
        <w:top w:val="none" w:sz="0" w:space="0" w:color="auto"/>
        <w:left w:val="none" w:sz="0" w:space="0" w:color="auto"/>
        <w:bottom w:val="none" w:sz="0" w:space="0" w:color="auto"/>
        <w:right w:val="none" w:sz="0" w:space="0" w:color="auto"/>
      </w:divBdr>
      <w:divsChild>
        <w:div w:id="1450777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686761">
      <w:bodyDiv w:val="1"/>
      <w:marLeft w:val="0"/>
      <w:marRight w:val="0"/>
      <w:marTop w:val="0"/>
      <w:marBottom w:val="0"/>
      <w:divBdr>
        <w:top w:val="none" w:sz="0" w:space="0" w:color="auto"/>
        <w:left w:val="none" w:sz="0" w:space="0" w:color="auto"/>
        <w:bottom w:val="none" w:sz="0" w:space="0" w:color="auto"/>
        <w:right w:val="none" w:sz="0" w:space="0" w:color="auto"/>
      </w:divBdr>
      <w:divsChild>
        <w:div w:id="2107727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116546">
      <w:bodyDiv w:val="1"/>
      <w:marLeft w:val="0"/>
      <w:marRight w:val="0"/>
      <w:marTop w:val="0"/>
      <w:marBottom w:val="0"/>
      <w:divBdr>
        <w:top w:val="none" w:sz="0" w:space="0" w:color="auto"/>
        <w:left w:val="none" w:sz="0" w:space="0" w:color="auto"/>
        <w:bottom w:val="none" w:sz="0" w:space="0" w:color="auto"/>
        <w:right w:val="none" w:sz="0" w:space="0" w:color="auto"/>
      </w:divBdr>
      <w:divsChild>
        <w:div w:id="611785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039259">
      <w:bodyDiv w:val="1"/>
      <w:marLeft w:val="0"/>
      <w:marRight w:val="0"/>
      <w:marTop w:val="0"/>
      <w:marBottom w:val="0"/>
      <w:divBdr>
        <w:top w:val="none" w:sz="0" w:space="0" w:color="auto"/>
        <w:left w:val="none" w:sz="0" w:space="0" w:color="auto"/>
        <w:bottom w:val="none" w:sz="0" w:space="0" w:color="auto"/>
        <w:right w:val="none" w:sz="0" w:space="0" w:color="auto"/>
      </w:divBdr>
      <w:divsChild>
        <w:div w:id="1540976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349688">
      <w:bodyDiv w:val="1"/>
      <w:marLeft w:val="0"/>
      <w:marRight w:val="0"/>
      <w:marTop w:val="0"/>
      <w:marBottom w:val="0"/>
      <w:divBdr>
        <w:top w:val="none" w:sz="0" w:space="0" w:color="auto"/>
        <w:left w:val="none" w:sz="0" w:space="0" w:color="auto"/>
        <w:bottom w:val="none" w:sz="0" w:space="0" w:color="auto"/>
        <w:right w:val="none" w:sz="0" w:space="0" w:color="auto"/>
      </w:divBdr>
      <w:divsChild>
        <w:div w:id="214076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739876">
      <w:bodyDiv w:val="1"/>
      <w:marLeft w:val="0"/>
      <w:marRight w:val="0"/>
      <w:marTop w:val="0"/>
      <w:marBottom w:val="0"/>
      <w:divBdr>
        <w:top w:val="none" w:sz="0" w:space="0" w:color="auto"/>
        <w:left w:val="none" w:sz="0" w:space="0" w:color="auto"/>
        <w:bottom w:val="none" w:sz="0" w:space="0" w:color="auto"/>
        <w:right w:val="none" w:sz="0" w:space="0" w:color="auto"/>
      </w:divBdr>
      <w:divsChild>
        <w:div w:id="989754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120767">
      <w:bodyDiv w:val="1"/>
      <w:marLeft w:val="0"/>
      <w:marRight w:val="0"/>
      <w:marTop w:val="0"/>
      <w:marBottom w:val="0"/>
      <w:divBdr>
        <w:top w:val="none" w:sz="0" w:space="0" w:color="auto"/>
        <w:left w:val="none" w:sz="0" w:space="0" w:color="auto"/>
        <w:bottom w:val="none" w:sz="0" w:space="0" w:color="auto"/>
        <w:right w:val="none" w:sz="0" w:space="0" w:color="auto"/>
      </w:divBdr>
      <w:divsChild>
        <w:div w:id="2058964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371752">
      <w:bodyDiv w:val="1"/>
      <w:marLeft w:val="0"/>
      <w:marRight w:val="0"/>
      <w:marTop w:val="0"/>
      <w:marBottom w:val="0"/>
      <w:divBdr>
        <w:top w:val="none" w:sz="0" w:space="0" w:color="auto"/>
        <w:left w:val="none" w:sz="0" w:space="0" w:color="auto"/>
        <w:bottom w:val="none" w:sz="0" w:space="0" w:color="auto"/>
        <w:right w:val="none" w:sz="0" w:space="0" w:color="auto"/>
      </w:divBdr>
      <w:divsChild>
        <w:div w:id="1814365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530978">
      <w:bodyDiv w:val="1"/>
      <w:marLeft w:val="0"/>
      <w:marRight w:val="0"/>
      <w:marTop w:val="0"/>
      <w:marBottom w:val="0"/>
      <w:divBdr>
        <w:top w:val="none" w:sz="0" w:space="0" w:color="auto"/>
        <w:left w:val="none" w:sz="0" w:space="0" w:color="auto"/>
        <w:bottom w:val="none" w:sz="0" w:space="0" w:color="auto"/>
        <w:right w:val="none" w:sz="0" w:space="0" w:color="auto"/>
      </w:divBdr>
      <w:divsChild>
        <w:div w:id="470947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79850">
      <w:bodyDiv w:val="1"/>
      <w:marLeft w:val="0"/>
      <w:marRight w:val="0"/>
      <w:marTop w:val="0"/>
      <w:marBottom w:val="0"/>
      <w:divBdr>
        <w:top w:val="none" w:sz="0" w:space="0" w:color="auto"/>
        <w:left w:val="none" w:sz="0" w:space="0" w:color="auto"/>
        <w:bottom w:val="none" w:sz="0" w:space="0" w:color="auto"/>
        <w:right w:val="none" w:sz="0" w:space="0" w:color="auto"/>
      </w:divBdr>
      <w:divsChild>
        <w:div w:id="898248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107591">
      <w:bodyDiv w:val="1"/>
      <w:marLeft w:val="0"/>
      <w:marRight w:val="0"/>
      <w:marTop w:val="0"/>
      <w:marBottom w:val="0"/>
      <w:divBdr>
        <w:top w:val="none" w:sz="0" w:space="0" w:color="auto"/>
        <w:left w:val="none" w:sz="0" w:space="0" w:color="auto"/>
        <w:bottom w:val="none" w:sz="0" w:space="0" w:color="auto"/>
        <w:right w:val="none" w:sz="0" w:space="0" w:color="auto"/>
      </w:divBdr>
      <w:divsChild>
        <w:div w:id="1204292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349322">
      <w:bodyDiv w:val="1"/>
      <w:marLeft w:val="0"/>
      <w:marRight w:val="0"/>
      <w:marTop w:val="0"/>
      <w:marBottom w:val="0"/>
      <w:divBdr>
        <w:top w:val="none" w:sz="0" w:space="0" w:color="auto"/>
        <w:left w:val="none" w:sz="0" w:space="0" w:color="auto"/>
        <w:bottom w:val="none" w:sz="0" w:space="0" w:color="auto"/>
        <w:right w:val="none" w:sz="0" w:space="0" w:color="auto"/>
      </w:divBdr>
      <w:divsChild>
        <w:div w:id="331416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397273">
      <w:bodyDiv w:val="1"/>
      <w:marLeft w:val="0"/>
      <w:marRight w:val="0"/>
      <w:marTop w:val="0"/>
      <w:marBottom w:val="0"/>
      <w:divBdr>
        <w:top w:val="none" w:sz="0" w:space="0" w:color="auto"/>
        <w:left w:val="none" w:sz="0" w:space="0" w:color="auto"/>
        <w:bottom w:val="none" w:sz="0" w:space="0" w:color="auto"/>
        <w:right w:val="none" w:sz="0" w:space="0" w:color="auto"/>
      </w:divBdr>
      <w:divsChild>
        <w:div w:id="159855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940999">
      <w:bodyDiv w:val="1"/>
      <w:marLeft w:val="0"/>
      <w:marRight w:val="0"/>
      <w:marTop w:val="0"/>
      <w:marBottom w:val="0"/>
      <w:divBdr>
        <w:top w:val="none" w:sz="0" w:space="0" w:color="auto"/>
        <w:left w:val="none" w:sz="0" w:space="0" w:color="auto"/>
        <w:bottom w:val="none" w:sz="0" w:space="0" w:color="auto"/>
        <w:right w:val="none" w:sz="0" w:space="0" w:color="auto"/>
      </w:divBdr>
      <w:divsChild>
        <w:div w:id="7132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185258">
      <w:bodyDiv w:val="1"/>
      <w:marLeft w:val="0"/>
      <w:marRight w:val="0"/>
      <w:marTop w:val="0"/>
      <w:marBottom w:val="0"/>
      <w:divBdr>
        <w:top w:val="none" w:sz="0" w:space="0" w:color="auto"/>
        <w:left w:val="none" w:sz="0" w:space="0" w:color="auto"/>
        <w:bottom w:val="none" w:sz="0" w:space="0" w:color="auto"/>
        <w:right w:val="none" w:sz="0" w:space="0" w:color="auto"/>
      </w:divBdr>
      <w:divsChild>
        <w:div w:id="1692141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594483">
      <w:bodyDiv w:val="1"/>
      <w:marLeft w:val="0"/>
      <w:marRight w:val="0"/>
      <w:marTop w:val="0"/>
      <w:marBottom w:val="0"/>
      <w:divBdr>
        <w:top w:val="none" w:sz="0" w:space="0" w:color="auto"/>
        <w:left w:val="none" w:sz="0" w:space="0" w:color="auto"/>
        <w:bottom w:val="none" w:sz="0" w:space="0" w:color="auto"/>
        <w:right w:val="none" w:sz="0" w:space="0" w:color="auto"/>
      </w:divBdr>
      <w:divsChild>
        <w:div w:id="1187865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000754">
      <w:bodyDiv w:val="1"/>
      <w:marLeft w:val="0"/>
      <w:marRight w:val="0"/>
      <w:marTop w:val="0"/>
      <w:marBottom w:val="0"/>
      <w:divBdr>
        <w:top w:val="none" w:sz="0" w:space="0" w:color="auto"/>
        <w:left w:val="none" w:sz="0" w:space="0" w:color="auto"/>
        <w:bottom w:val="none" w:sz="0" w:space="0" w:color="auto"/>
        <w:right w:val="none" w:sz="0" w:space="0" w:color="auto"/>
      </w:divBdr>
      <w:divsChild>
        <w:div w:id="2134248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8586">
      <w:bodyDiv w:val="1"/>
      <w:marLeft w:val="0"/>
      <w:marRight w:val="0"/>
      <w:marTop w:val="0"/>
      <w:marBottom w:val="0"/>
      <w:divBdr>
        <w:top w:val="none" w:sz="0" w:space="0" w:color="auto"/>
        <w:left w:val="none" w:sz="0" w:space="0" w:color="auto"/>
        <w:bottom w:val="none" w:sz="0" w:space="0" w:color="auto"/>
        <w:right w:val="none" w:sz="0" w:space="0" w:color="auto"/>
      </w:divBdr>
      <w:divsChild>
        <w:div w:id="694161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595880">
      <w:bodyDiv w:val="1"/>
      <w:marLeft w:val="0"/>
      <w:marRight w:val="0"/>
      <w:marTop w:val="0"/>
      <w:marBottom w:val="0"/>
      <w:divBdr>
        <w:top w:val="none" w:sz="0" w:space="0" w:color="auto"/>
        <w:left w:val="none" w:sz="0" w:space="0" w:color="auto"/>
        <w:bottom w:val="none" w:sz="0" w:space="0" w:color="auto"/>
        <w:right w:val="none" w:sz="0" w:space="0" w:color="auto"/>
      </w:divBdr>
      <w:divsChild>
        <w:div w:id="1590970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133939">
      <w:bodyDiv w:val="1"/>
      <w:marLeft w:val="0"/>
      <w:marRight w:val="0"/>
      <w:marTop w:val="0"/>
      <w:marBottom w:val="0"/>
      <w:divBdr>
        <w:top w:val="none" w:sz="0" w:space="0" w:color="auto"/>
        <w:left w:val="none" w:sz="0" w:space="0" w:color="auto"/>
        <w:bottom w:val="none" w:sz="0" w:space="0" w:color="auto"/>
        <w:right w:val="none" w:sz="0" w:space="0" w:color="auto"/>
      </w:divBdr>
      <w:divsChild>
        <w:div w:id="554706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313234">
      <w:bodyDiv w:val="1"/>
      <w:marLeft w:val="0"/>
      <w:marRight w:val="0"/>
      <w:marTop w:val="0"/>
      <w:marBottom w:val="0"/>
      <w:divBdr>
        <w:top w:val="none" w:sz="0" w:space="0" w:color="auto"/>
        <w:left w:val="none" w:sz="0" w:space="0" w:color="auto"/>
        <w:bottom w:val="none" w:sz="0" w:space="0" w:color="auto"/>
        <w:right w:val="none" w:sz="0" w:space="0" w:color="auto"/>
      </w:divBdr>
    </w:div>
    <w:div w:id="1990597676">
      <w:bodyDiv w:val="1"/>
      <w:marLeft w:val="0"/>
      <w:marRight w:val="0"/>
      <w:marTop w:val="0"/>
      <w:marBottom w:val="0"/>
      <w:divBdr>
        <w:top w:val="none" w:sz="0" w:space="0" w:color="auto"/>
        <w:left w:val="none" w:sz="0" w:space="0" w:color="auto"/>
        <w:bottom w:val="none" w:sz="0" w:space="0" w:color="auto"/>
        <w:right w:val="none" w:sz="0" w:space="0" w:color="auto"/>
      </w:divBdr>
      <w:divsChild>
        <w:div w:id="1646856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790815">
      <w:bodyDiv w:val="1"/>
      <w:marLeft w:val="0"/>
      <w:marRight w:val="0"/>
      <w:marTop w:val="0"/>
      <w:marBottom w:val="0"/>
      <w:divBdr>
        <w:top w:val="none" w:sz="0" w:space="0" w:color="auto"/>
        <w:left w:val="none" w:sz="0" w:space="0" w:color="auto"/>
        <w:bottom w:val="none" w:sz="0" w:space="0" w:color="auto"/>
        <w:right w:val="none" w:sz="0" w:space="0" w:color="auto"/>
      </w:divBdr>
      <w:divsChild>
        <w:div w:id="149973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333519">
      <w:bodyDiv w:val="1"/>
      <w:marLeft w:val="0"/>
      <w:marRight w:val="0"/>
      <w:marTop w:val="0"/>
      <w:marBottom w:val="0"/>
      <w:divBdr>
        <w:top w:val="none" w:sz="0" w:space="0" w:color="auto"/>
        <w:left w:val="none" w:sz="0" w:space="0" w:color="auto"/>
        <w:bottom w:val="none" w:sz="0" w:space="0" w:color="auto"/>
        <w:right w:val="none" w:sz="0" w:space="0" w:color="auto"/>
      </w:divBdr>
      <w:divsChild>
        <w:div w:id="44841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069211">
      <w:bodyDiv w:val="1"/>
      <w:marLeft w:val="0"/>
      <w:marRight w:val="0"/>
      <w:marTop w:val="0"/>
      <w:marBottom w:val="0"/>
      <w:divBdr>
        <w:top w:val="none" w:sz="0" w:space="0" w:color="auto"/>
        <w:left w:val="none" w:sz="0" w:space="0" w:color="auto"/>
        <w:bottom w:val="none" w:sz="0" w:space="0" w:color="auto"/>
        <w:right w:val="none" w:sz="0" w:space="0" w:color="auto"/>
      </w:divBdr>
      <w:divsChild>
        <w:div w:id="1127238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715295">
      <w:bodyDiv w:val="1"/>
      <w:marLeft w:val="0"/>
      <w:marRight w:val="0"/>
      <w:marTop w:val="0"/>
      <w:marBottom w:val="0"/>
      <w:divBdr>
        <w:top w:val="none" w:sz="0" w:space="0" w:color="auto"/>
        <w:left w:val="none" w:sz="0" w:space="0" w:color="auto"/>
        <w:bottom w:val="none" w:sz="0" w:space="0" w:color="auto"/>
        <w:right w:val="none" w:sz="0" w:space="0" w:color="auto"/>
      </w:divBdr>
      <w:divsChild>
        <w:div w:id="631326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077812">
      <w:bodyDiv w:val="1"/>
      <w:marLeft w:val="0"/>
      <w:marRight w:val="0"/>
      <w:marTop w:val="0"/>
      <w:marBottom w:val="0"/>
      <w:divBdr>
        <w:top w:val="none" w:sz="0" w:space="0" w:color="auto"/>
        <w:left w:val="none" w:sz="0" w:space="0" w:color="auto"/>
        <w:bottom w:val="none" w:sz="0" w:space="0" w:color="auto"/>
        <w:right w:val="none" w:sz="0" w:space="0" w:color="auto"/>
      </w:divBdr>
      <w:divsChild>
        <w:div w:id="264071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95633">
      <w:bodyDiv w:val="1"/>
      <w:marLeft w:val="0"/>
      <w:marRight w:val="0"/>
      <w:marTop w:val="0"/>
      <w:marBottom w:val="0"/>
      <w:divBdr>
        <w:top w:val="none" w:sz="0" w:space="0" w:color="auto"/>
        <w:left w:val="none" w:sz="0" w:space="0" w:color="auto"/>
        <w:bottom w:val="none" w:sz="0" w:space="0" w:color="auto"/>
        <w:right w:val="none" w:sz="0" w:space="0" w:color="auto"/>
      </w:divBdr>
      <w:divsChild>
        <w:div w:id="1877352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242638">
      <w:bodyDiv w:val="1"/>
      <w:marLeft w:val="0"/>
      <w:marRight w:val="0"/>
      <w:marTop w:val="0"/>
      <w:marBottom w:val="0"/>
      <w:divBdr>
        <w:top w:val="none" w:sz="0" w:space="0" w:color="auto"/>
        <w:left w:val="none" w:sz="0" w:space="0" w:color="auto"/>
        <w:bottom w:val="none" w:sz="0" w:space="0" w:color="auto"/>
        <w:right w:val="none" w:sz="0" w:space="0" w:color="auto"/>
      </w:divBdr>
      <w:divsChild>
        <w:div w:id="206795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682773">
      <w:bodyDiv w:val="1"/>
      <w:marLeft w:val="0"/>
      <w:marRight w:val="0"/>
      <w:marTop w:val="0"/>
      <w:marBottom w:val="0"/>
      <w:divBdr>
        <w:top w:val="none" w:sz="0" w:space="0" w:color="auto"/>
        <w:left w:val="none" w:sz="0" w:space="0" w:color="auto"/>
        <w:bottom w:val="none" w:sz="0" w:space="0" w:color="auto"/>
        <w:right w:val="none" w:sz="0" w:space="0" w:color="auto"/>
      </w:divBdr>
      <w:divsChild>
        <w:div w:id="928393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159003">
      <w:bodyDiv w:val="1"/>
      <w:marLeft w:val="0"/>
      <w:marRight w:val="0"/>
      <w:marTop w:val="0"/>
      <w:marBottom w:val="0"/>
      <w:divBdr>
        <w:top w:val="none" w:sz="0" w:space="0" w:color="auto"/>
        <w:left w:val="none" w:sz="0" w:space="0" w:color="auto"/>
        <w:bottom w:val="none" w:sz="0" w:space="0" w:color="auto"/>
        <w:right w:val="none" w:sz="0" w:space="0" w:color="auto"/>
      </w:divBdr>
      <w:divsChild>
        <w:div w:id="2002584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066166">
      <w:bodyDiv w:val="1"/>
      <w:marLeft w:val="0"/>
      <w:marRight w:val="0"/>
      <w:marTop w:val="0"/>
      <w:marBottom w:val="0"/>
      <w:divBdr>
        <w:top w:val="none" w:sz="0" w:space="0" w:color="auto"/>
        <w:left w:val="none" w:sz="0" w:space="0" w:color="auto"/>
        <w:bottom w:val="none" w:sz="0" w:space="0" w:color="auto"/>
        <w:right w:val="none" w:sz="0" w:space="0" w:color="auto"/>
      </w:divBdr>
      <w:divsChild>
        <w:div w:id="36010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885809">
      <w:bodyDiv w:val="1"/>
      <w:marLeft w:val="0"/>
      <w:marRight w:val="0"/>
      <w:marTop w:val="0"/>
      <w:marBottom w:val="0"/>
      <w:divBdr>
        <w:top w:val="none" w:sz="0" w:space="0" w:color="auto"/>
        <w:left w:val="none" w:sz="0" w:space="0" w:color="auto"/>
        <w:bottom w:val="none" w:sz="0" w:space="0" w:color="auto"/>
        <w:right w:val="none" w:sz="0" w:space="0" w:color="auto"/>
      </w:divBdr>
      <w:divsChild>
        <w:div w:id="1676954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208631">
      <w:bodyDiv w:val="1"/>
      <w:marLeft w:val="0"/>
      <w:marRight w:val="0"/>
      <w:marTop w:val="0"/>
      <w:marBottom w:val="0"/>
      <w:divBdr>
        <w:top w:val="none" w:sz="0" w:space="0" w:color="auto"/>
        <w:left w:val="none" w:sz="0" w:space="0" w:color="auto"/>
        <w:bottom w:val="none" w:sz="0" w:space="0" w:color="auto"/>
        <w:right w:val="none" w:sz="0" w:space="0" w:color="auto"/>
      </w:divBdr>
      <w:divsChild>
        <w:div w:id="1026176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072228">
      <w:bodyDiv w:val="1"/>
      <w:marLeft w:val="0"/>
      <w:marRight w:val="0"/>
      <w:marTop w:val="0"/>
      <w:marBottom w:val="0"/>
      <w:divBdr>
        <w:top w:val="none" w:sz="0" w:space="0" w:color="auto"/>
        <w:left w:val="none" w:sz="0" w:space="0" w:color="auto"/>
        <w:bottom w:val="none" w:sz="0" w:space="0" w:color="auto"/>
        <w:right w:val="none" w:sz="0" w:space="0" w:color="auto"/>
      </w:divBdr>
      <w:divsChild>
        <w:div w:id="800924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527303">
      <w:bodyDiv w:val="1"/>
      <w:marLeft w:val="0"/>
      <w:marRight w:val="0"/>
      <w:marTop w:val="0"/>
      <w:marBottom w:val="0"/>
      <w:divBdr>
        <w:top w:val="none" w:sz="0" w:space="0" w:color="auto"/>
        <w:left w:val="none" w:sz="0" w:space="0" w:color="auto"/>
        <w:bottom w:val="none" w:sz="0" w:space="0" w:color="auto"/>
        <w:right w:val="none" w:sz="0" w:space="0" w:color="auto"/>
      </w:divBdr>
      <w:divsChild>
        <w:div w:id="1759717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157506">
      <w:bodyDiv w:val="1"/>
      <w:marLeft w:val="0"/>
      <w:marRight w:val="0"/>
      <w:marTop w:val="0"/>
      <w:marBottom w:val="0"/>
      <w:divBdr>
        <w:top w:val="none" w:sz="0" w:space="0" w:color="auto"/>
        <w:left w:val="none" w:sz="0" w:space="0" w:color="auto"/>
        <w:bottom w:val="none" w:sz="0" w:space="0" w:color="auto"/>
        <w:right w:val="none" w:sz="0" w:space="0" w:color="auto"/>
      </w:divBdr>
      <w:divsChild>
        <w:div w:id="1841266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981464">
      <w:bodyDiv w:val="1"/>
      <w:marLeft w:val="0"/>
      <w:marRight w:val="0"/>
      <w:marTop w:val="0"/>
      <w:marBottom w:val="0"/>
      <w:divBdr>
        <w:top w:val="none" w:sz="0" w:space="0" w:color="auto"/>
        <w:left w:val="none" w:sz="0" w:space="0" w:color="auto"/>
        <w:bottom w:val="none" w:sz="0" w:space="0" w:color="auto"/>
        <w:right w:val="none" w:sz="0" w:space="0" w:color="auto"/>
      </w:divBdr>
      <w:divsChild>
        <w:div w:id="205410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242986">
      <w:bodyDiv w:val="1"/>
      <w:marLeft w:val="0"/>
      <w:marRight w:val="0"/>
      <w:marTop w:val="0"/>
      <w:marBottom w:val="0"/>
      <w:divBdr>
        <w:top w:val="none" w:sz="0" w:space="0" w:color="auto"/>
        <w:left w:val="none" w:sz="0" w:space="0" w:color="auto"/>
        <w:bottom w:val="none" w:sz="0" w:space="0" w:color="auto"/>
        <w:right w:val="none" w:sz="0" w:space="0" w:color="auto"/>
      </w:divBdr>
      <w:divsChild>
        <w:div w:id="1731884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782502">
      <w:bodyDiv w:val="1"/>
      <w:marLeft w:val="0"/>
      <w:marRight w:val="0"/>
      <w:marTop w:val="0"/>
      <w:marBottom w:val="0"/>
      <w:divBdr>
        <w:top w:val="none" w:sz="0" w:space="0" w:color="auto"/>
        <w:left w:val="none" w:sz="0" w:space="0" w:color="auto"/>
        <w:bottom w:val="none" w:sz="0" w:space="0" w:color="auto"/>
        <w:right w:val="none" w:sz="0" w:space="0" w:color="auto"/>
      </w:divBdr>
      <w:divsChild>
        <w:div w:id="576011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804181">
      <w:bodyDiv w:val="1"/>
      <w:marLeft w:val="0"/>
      <w:marRight w:val="0"/>
      <w:marTop w:val="0"/>
      <w:marBottom w:val="0"/>
      <w:divBdr>
        <w:top w:val="none" w:sz="0" w:space="0" w:color="auto"/>
        <w:left w:val="none" w:sz="0" w:space="0" w:color="auto"/>
        <w:bottom w:val="none" w:sz="0" w:space="0" w:color="auto"/>
        <w:right w:val="none" w:sz="0" w:space="0" w:color="auto"/>
      </w:divBdr>
      <w:divsChild>
        <w:div w:id="721828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279476">
      <w:bodyDiv w:val="1"/>
      <w:marLeft w:val="0"/>
      <w:marRight w:val="0"/>
      <w:marTop w:val="0"/>
      <w:marBottom w:val="0"/>
      <w:divBdr>
        <w:top w:val="none" w:sz="0" w:space="0" w:color="auto"/>
        <w:left w:val="none" w:sz="0" w:space="0" w:color="auto"/>
        <w:bottom w:val="none" w:sz="0" w:space="0" w:color="auto"/>
        <w:right w:val="none" w:sz="0" w:space="0" w:color="auto"/>
      </w:divBdr>
      <w:divsChild>
        <w:div w:id="662054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71301">
      <w:bodyDiv w:val="1"/>
      <w:marLeft w:val="0"/>
      <w:marRight w:val="0"/>
      <w:marTop w:val="0"/>
      <w:marBottom w:val="0"/>
      <w:divBdr>
        <w:top w:val="none" w:sz="0" w:space="0" w:color="auto"/>
        <w:left w:val="none" w:sz="0" w:space="0" w:color="auto"/>
        <w:bottom w:val="none" w:sz="0" w:space="0" w:color="auto"/>
        <w:right w:val="none" w:sz="0" w:space="0" w:color="auto"/>
      </w:divBdr>
      <w:divsChild>
        <w:div w:id="1263999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151164">
      <w:bodyDiv w:val="1"/>
      <w:marLeft w:val="0"/>
      <w:marRight w:val="0"/>
      <w:marTop w:val="0"/>
      <w:marBottom w:val="0"/>
      <w:divBdr>
        <w:top w:val="none" w:sz="0" w:space="0" w:color="auto"/>
        <w:left w:val="none" w:sz="0" w:space="0" w:color="auto"/>
        <w:bottom w:val="none" w:sz="0" w:space="0" w:color="auto"/>
        <w:right w:val="none" w:sz="0" w:space="0" w:color="auto"/>
      </w:divBdr>
      <w:divsChild>
        <w:div w:id="114829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7482938">
      <w:bodyDiv w:val="1"/>
      <w:marLeft w:val="0"/>
      <w:marRight w:val="0"/>
      <w:marTop w:val="0"/>
      <w:marBottom w:val="0"/>
      <w:divBdr>
        <w:top w:val="none" w:sz="0" w:space="0" w:color="auto"/>
        <w:left w:val="none" w:sz="0" w:space="0" w:color="auto"/>
        <w:bottom w:val="none" w:sz="0" w:space="0" w:color="auto"/>
        <w:right w:val="none" w:sz="0" w:space="0" w:color="auto"/>
      </w:divBdr>
      <w:divsChild>
        <w:div w:id="731582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214877">
      <w:bodyDiv w:val="1"/>
      <w:marLeft w:val="0"/>
      <w:marRight w:val="0"/>
      <w:marTop w:val="0"/>
      <w:marBottom w:val="0"/>
      <w:divBdr>
        <w:top w:val="none" w:sz="0" w:space="0" w:color="auto"/>
        <w:left w:val="none" w:sz="0" w:space="0" w:color="auto"/>
        <w:bottom w:val="none" w:sz="0" w:space="0" w:color="auto"/>
        <w:right w:val="none" w:sz="0" w:space="0" w:color="auto"/>
      </w:divBdr>
      <w:divsChild>
        <w:div w:id="2145539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866492">
      <w:bodyDiv w:val="1"/>
      <w:marLeft w:val="0"/>
      <w:marRight w:val="0"/>
      <w:marTop w:val="0"/>
      <w:marBottom w:val="0"/>
      <w:divBdr>
        <w:top w:val="none" w:sz="0" w:space="0" w:color="auto"/>
        <w:left w:val="none" w:sz="0" w:space="0" w:color="auto"/>
        <w:bottom w:val="none" w:sz="0" w:space="0" w:color="auto"/>
        <w:right w:val="none" w:sz="0" w:space="0" w:color="auto"/>
      </w:divBdr>
      <w:divsChild>
        <w:div w:id="1808811713">
          <w:marLeft w:val="0"/>
          <w:marRight w:val="0"/>
          <w:marTop w:val="0"/>
          <w:marBottom w:val="0"/>
          <w:divBdr>
            <w:top w:val="none" w:sz="0" w:space="0" w:color="auto"/>
            <w:left w:val="none" w:sz="0" w:space="0" w:color="auto"/>
            <w:bottom w:val="none" w:sz="0" w:space="0" w:color="auto"/>
            <w:right w:val="none" w:sz="0" w:space="0" w:color="auto"/>
          </w:divBdr>
          <w:divsChild>
            <w:div w:id="1829901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9756282">
      <w:bodyDiv w:val="1"/>
      <w:marLeft w:val="0"/>
      <w:marRight w:val="0"/>
      <w:marTop w:val="0"/>
      <w:marBottom w:val="0"/>
      <w:divBdr>
        <w:top w:val="none" w:sz="0" w:space="0" w:color="auto"/>
        <w:left w:val="none" w:sz="0" w:space="0" w:color="auto"/>
        <w:bottom w:val="none" w:sz="0" w:space="0" w:color="auto"/>
        <w:right w:val="none" w:sz="0" w:space="0" w:color="auto"/>
      </w:divBdr>
      <w:divsChild>
        <w:div w:id="331183205">
          <w:marLeft w:val="0"/>
          <w:marRight w:val="0"/>
          <w:marTop w:val="0"/>
          <w:marBottom w:val="0"/>
          <w:divBdr>
            <w:top w:val="none" w:sz="0" w:space="0" w:color="auto"/>
            <w:left w:val="none" w:sz="0" w:space="0" w:color="auto"/>
            <w:bottom w:val="none" w:sz="0" w:space="0" w:color="auto"/>
            <w:right w:val="none" w:sz="0" w:space="0" w:color="auto"/>
          </w:divBdr>
        </w:div>
        <w:div w:id="1189641043">
          <w:marLeft w:val="0"/>
          <w:marRight w:val="0"/>
          <w:marTop w:val="0"/>
          <w:marBottom w:val="0"/>
          <w:divBdr>
            <w:top w:val="none" w:sz="0" w:space="0" w:color="auto"/>
            <w:left w:val="none" w:sz="0" w:space="0" w:color="auto"/>
            <w:bottom w:val="none" w:sz="0" w:space="0" w:color="auto"/>
            <w:right w:val="none" w:sz="0" w:space="0" w:color="auto"/>
          </w:divBdr>
        </w:div>
        <w:div w:id="1076822672">
          <w:marLeft w:val="0"/>
          <w:marRight w:val="0"/>
          <w:marTop w:val="0"/>
          <w:marBottom w:val="0"/>
          <w:divBdr>
            <w:top w:val="none" w:sz="0" w:space="0" w:color="auto"/>
            <w:left w:val="none" w:sz="0" w:space="0" w:color="auto"/>
            <w:bottom w:val="none" w:sz="0" w:space="0" w:color="auto"/>
            <w:right w:val="none" w:sz="0" w:space="0" w:color="auto"/>
          </w:divBdr>
          <w:divsChild>
            <w:div w:id="955211215">
              <w:marLeft w:val="0"/>
              <w:marRight w:val="0"/>
              <w:marTop w:val="0"/>
              <w:marBottom w:val="0"/>
              <w:divBdr>
                <w:top w:val="none" w:sz="0" w:space="0" w:color="auto"/>
                <w:left w:val="none" w:sz="0" w:space="0" w:color="auto"/>
                <w:bottom w:val="none" w:sz="0" w:space="0" w:color="auto"/>
                <w:right w:val="none" w:sz="0" w:space="0" w:color="auto"/>
              </w:divBdr>
            </w:div>
            <w:div w:id="2019846857">
              <w:marLeft w:val="0"/>
              <w:marRight w:val="0"/>
              <w:marTop w:val="0"/>
              <w:marBottom w:val="0"/>
              <w:divBdr>
                <w:top w:val="none" w:sz="0" w:space="0" w:color="auto"/>
                <w:left w:val="none" w:sz="0" w:space="0" w:color="auto"/>
                <w:bottom w:val="none" w:sz="0" w:space="0" w:color="auto"/>
                <w:right w:val="none" w:sz="0" w:space="0" w:color="auto"/>
              </w:divBdr>
            </w:div>
          </w:divsChild>
        </w:div>
        <w:div w:id="1505824765">
          <w:marLeft w:val="0"/>
          <w:marRight w:val="0"/>
          <w:marTop w:val="0"/>
          <w:marBottom w:val="0"/>
          <w:divBdr>
            <w:top w:val="none" w:sz="0" w:space="0" w:color="auto"/>
            <w:left w:val="none" w:sz="0" w:space="0" w:color="auto"/>
            <w:bottom w:val="none" w:sz="0" w:space="0" w:color="auto"/>
            <w:right w:val="none" w:sz="0" w:space="0" w:color="auto"/>
          </w:divBdr>
        </w:div>
        <w:div w:id="679700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0301439">
      <w:bodyDiv w:val="1"/>
      <w:marLeft w:val="0"/>
      <w:marRight w:val="0"/>
      <w:marTop w:val="0"/>
      <w:marBottom w:val="0"/>
      <w:divBdr>
        <w:top w:val="none" w:sz="0" w:space="0" w:color="auto"/>
        <w:left w:val="none" w:sz="0" w:space="0" w:color="auto"/>
        <w:bottom w:val="none" w:sz="0" w:space="0" w:color="auto"/>
        <w:right w:val="none" w:sz="0" w:space="0" w:color="auto"/>
      </w:divBdr>
      <w:divsChild>
        <w:div w:id="184516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385649">
      <w:bodyDiv w:val="1"/>
      <w:marLeft w:val="0"/>
      <w:marRight w:val="0"/>
      <w:marTop w:val="0"/>
      <w:marBottom w:val="0"/>
      <w:divBdr>
        <w:top w:val="none" w:sz="0" w:space="0" w:color="auto"/>
        <w:left w:val="none" w:sz="0" w:space="0" w:color="auto"/>
        <w:bottom w:val="none" w:sz="0" w:space="0" w:color="auto"/>
        <w:right w:val="none" w:sz="0" w:space="0" w:color="auto"/>
      </w:divBdr>
      <w:divsChild>
        <w:div w:id="2016758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806693">
      <w:bodyDiv w:val="1"/>
      <w:marLeft w:val="0"/>
      <w:marRight w:val="0"/>
      <w:marTop w:val="0"/>
      <w:marBottom w:val="0"/>
      <w:divBdr>
        <w:top w:val="none" w:sz="0" w:space="0" w:color="auto"/>
        <w:left w:val="none" w:sz="0" w:space="0" w:color="auto"/>
        <w:bottom w:val="none" w:sz="0" w:space="0" w:color="auto"/>
        <w:right w:val="none" w:sz="0" w:space="0" w:color="auto"/>
      </w:divBdr>
      <w:divsChild>
        <w:div w:id="1539855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3263</TotalTime>
  <Pages>22</Pages>
  <Words>5535</Words>
  <Characters>31555</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Methodology audit — Sensor-based Recyclables Collection Planning</vt:lpstr>
    </vt:vector>
  </TitlesOfParts>
  <Company/>
  <LinksUpToDate>false</LinksUpToDate>
  <CharactersWithSpaces>37016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audit — Sensor-based Recyclables Collection Planning</dc:title>
  <dc:creator>Claude (thesis assistant)</dc:creator>
  <cp:lastModifiedBy>esi esi Keyvanloo</cp:lastModifiedBy>
  <cp:revision>121</cp:revision>
  <cp:lastPrinted>2026-08-09T22:43:00Z</cp:lastPrinted>
  <dcterms:created xsi:type="dcterms:W3CDTF">2026-08-09T22:43:00Z</dcterms:created>
  <dcterms:modified xsi:type="dcterms:W3CDTF">2026-08-12T15:43:00Z</dcterms:modified>
</cp:coreProperties>
</file>